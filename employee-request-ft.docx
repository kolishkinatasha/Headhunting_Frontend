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9F5C" w14:textId="7318CDCE" w:rsidR="00D15070" w:rsidRPr="00D15070" w:rsidRDefault="00D15070" w:rsidP="005F0A1C">
      <w:pPr>
        <w:widowControl w:val="0"/>
        <w:spacing w:after="0"/>
        <w:ind w:left="5954"/>
        <w:jc w:val="right"/>
        <w:rPr>
          <w:rFonts w:ascii="Times New Roman" w:hAnsi="Times New Roman" w:cs="Times New Roman"/>
        </w:rPr>
      </w:pPr>
      <w:r w:rsidRPr="00D15070">
        <w:rPr>
          <w:rFonts w:ascii="Times New Roman" w:hAnsi="Times New Roman" w:cs="Times New Roman"/>
        </w:rPr>
        <w:t>Приложение № 1</w:t>
      </w:r>
    </w:p>
    <w:p w14:paraId="4C99484A" w14:textId="77777777" w:rsidR="00D15070" w:rsidRPr="00D15070" w:rsidRDefault="00D15070" w:rsidP="005F0A1C">
      <w:pPr>
        <w:widowControl w:val="0"/>
        <w:spacing w:after="0"/>
        <w:ind w:left="5954"/>
        <w:jc w:val="right"/>
        <w:rPr>
          <w:rFonts w:ascii="Times New Roman" w:hAnsi="Times New Roman" w:cs="Times New Roman"/>
        </w:rPr>
      </w:pPr>
      <w:r w:rsidRPr="00D15070">
        <w:rPr>
          <w:rFonts w:ascii="Times New Roman" w:hAnsi="Times New Roman" w:cs="Times New Roman"/>
        </w:rPr>
        <w:t>к Договору № __________</w:t>
      </w:r>
    </w:p>
    <w:p w14:paraId="2F771DBE" w14:textId="673EC459" w:rsidR="00D15070" w:rsidRPr="00D15070" w:rsidRDefault="00D15070" w:rsidP="005F0A1C">
      <w:pPr>
        <w:widowControl w:val="0"/>
        <w:spacing w:after="0"/>
        <w:ind w:left="5954"/>
        <w:jc w:val="right"/>
        <w:rPr>
          <w:rFonts w:ascii="Times New Roman" w:hAnsi="Times New Roman" w:cs="Times New Roman"/>
        </w:rPr>
      </w:pPr>
      <w:r w:rsidRPr="00D15070">
        <w:rPr>
          <w:rFonts w:ascii="Times New Roman" w:hAnsi="Times New Roman" w:cs="Times New Roman"/>
        </w:rPr>
        <w:t xml:space="preserve">от «__» _________ </w:t>
      </w:r>
      <w:r w:rsidR="00CE5B55" w:rsidRPr="00D15070">
        <w:rPr>
          <w:rFonts w:ascii="Times New Roman" w:hAnsi="Times New Roman" w:cs="Times New Roman"/>
        </w:rPr>
        <w:t>202</w:t>
      </w:r>
      <w:r w:rsidR="00CE5B55">
        <w:rPr>
          <w:rFonts w:ascii="Times New Roman" w:hAnsi="Times New Roman" w:cs="Times New Roman"/>
        </w:rPr>
        <w:t>1</w:t>
      </w:r>
      <w:r w:rsidR="00CE5B55" w:rsidRPr="00D15070">
        <w:rPr>
          <w:rFonts w:ascii="Times New Roman" w:hAnsi="Times New Roman" w:cs="Times New Roman"/>
        </w:rPr>
        <w:t xml:space="preserve"> </w:t>
      </w:r>
      <w:r w:rsidRPr="00D15070">
        <w:rPr>
          <w:rFonts w:ascii="Times New Roman" w:hAnsi="Times New Roman" w:cs="Times New Roman"/>
        </w:rPr>
        <w:t>г.</w:t>
      </w:r>
    </w:p>
    <w:p w14:paraId="07BCDA38" w14:textId="77777777" w:rsidR="00D15070" w:rsidRPr="00D15070" w:rsidRDefault="00D15070" w:rsidP="00D15070">
      <w:pPr>
        <w:widowControl w:val="0"/>
        <w:spacing w:after="0"/>
        <w:jc w:val="right"/>
        <w:rPr>
          <w:rFonts w:ascii="Times New Roman" w:hAnsi="Times New Roman" w:cs="Times New Roman"/>
        </w:rPr>
      </w:pPr>
    </w:p>
    <w:p w14:paraId="730C41CD" w14:textId="77777777" w:rsidR="00D15070" w:rsidRPr="00D15070" w:rsidRDefault="00D15070" w:rsidP="00D15070">
      <w:pPr>
        <w:widowControl w:val="0"/>
        <w:spacing w:after="0"/>
        <w:jc w:val="center"/>
        <w:rPr>
          <w:rFonts w:ascii="Times New Roman" w:hAnsi="Times New Roman" w:cs="Times New Roman"/>
          <w:b/>
        </w:rPr>
      </w:pPr>
    </w:p>
    <w:tbl>
      <w:tblPr>
        <w:tblW w:w="9214" w:type="dxa"/>
        <w:tblInd w:w="108" w:type="dxa"/>
        <w:tblLayout w:type="fixed"/>
        <w:tblLook w:val="0000" w:firstRow="0" w:lastRow="0" w:firstColumn="0" w:lastColumn="0" w:noHBand="0" w:noVBand="0"/>
      </w:tblPr>
      <w:tblGrid>
        <w:gridCol w:w="4536"/>
        <w:gridCol w:w="236"/>
        <w:gridCol w:w="4442"/>
      </w:tblGrid>
      <w:tr w:rsidR="00D15070" w:rsidRPr="00D15070" w14:paraId="7B5C768C" w14:textId="77777777" w:rsidTr="0021086C">
        <w:tc>
          <w:tcPr>
            <w:tcW w:w="4536" w:type="dxa"/>
          </w:tcPr>
          <w:p w14:paraId="38453CCD" w14:textId="77777777" w:rsidR="00D15070" w:rsidRPr="00D15070" w:rsidRDefault="00D15070" w:rsidP="0021086C">
            <w:pPr>
              <w:widowControl w:val="0"/>
              <w:spacing w:after="0"/>
              <w:rPr>
                <w:rFonts w:ascii="Times New Roman" w:hAnsi="Times New Roman" w:cs="Times New Roman"/>
                <w:b/>
              </w:rPr>
            </w:pPr>
            <w:r w:rsidRPr="00D15070">
              <w:rPr>
                <w:rFonts w:ascii="Times New Roman" w:hAnsi="Times New Roman" w:cs="Times New Roman"/>
                <w:b/>
              </w:rPr>
              <w:t>«УТВЕРЖДАЮ»</w:t>
            </w:r>
          </w:p>
        </w:tc>
        <w:tc>
          <w:tcPr>
            <w:tcW w:w="236" w:type="dxa"/>
          </w:tcPr>
          <w:p w14:paraId="533A4A88" w14:textId="77777777" w:rsidR="00D15070" w:rsidRPr="00D15070" w:rsidRDefault="00D15070" w:rsidP="0021086C">
            <w:pPr>
              <w:widowControl w:val="0"/>
              <w:spacing w:after="0"/>
              <w:ind w:firstLine="709"/>
              <w:jc w:val="center"/>
              <w:rPr>
                <w:rFonts w:ascii="Times New Roman" w:hAnsi="Times New Roman" w:cs="Times New Roman"/>
              </w:rPr>
            </w:pPr>
          </w:p>
        </w:tc>
        <w:tc>
          <w:tcPr>
            <w:tcW w:w="4442" w:type="dxa"/>
          </w:tcPr>
          <w:p w14:paraId="7E4A16DF" w14:textId="77777777" w:rsidR="00D15070" w:rsidRPr="00D15070" w:rsidRDefault="00D15070" w:rsidP="00EF45D8">
            <w:pPr>
              <w:widowControl w:val="0"/>
              <w:spacing w:after="0"/>
              <w:ind w:firstLine="40"/>
              <w:jc w:val="right"/>
              <w:rPr>
                <w:rFonts w:ascii="Times New Roman" w:hAnsi="Times New Roman" w:cs="Times New Roman"/>
                <w:b/>
              </w:rPr>
            </w:pPr>
            <w:r w:rsidRPr="00D15070">
              <w:rPr>
                <w:rFonts w:ascii="Times New Roman" w:hAnsi="Times New Roman" w:cs="Times New Roman"/>
                <w:b/>
              </w:rPr>
              <w:t>«УТВЕРЖДАЮ»</w:t>
            </w:r>
          </w:p>
        </w:tc>
      </w:tr>
      <w:tr w:rsidR="00D15070" w:rsidRPr="00D15070" w14:paraId="44055709" w14:textId="77777777" w:rsidTr="0021086C">
        <w:trPr>
          <w:trHeight w:val="76"/>
        </w:trPr>
        <w:tc>
          <w:tcPr>
            <w:tcW w:w="4536" w:type="dxa"/>
          </w:tcPr>
          <w:p w14:paraId="253CDDB6" w14:textId="77777777" w:rsidR="00D15070" w:rsidRPr="00D15070" w:rsidRDefault="00D15070" w:rsidP="0021086C">
            <w:pPr>
              <w:widowControl w:val="0"/>
              <w:spacing w:after="0"/>
              <w:rPr>
                <w:rFonts w:ascii="Times New Roman" w:hAnsi="Times New Roman" w:cs="Times New Roman"/>
              </w:rPr>
            </w:pPr>
            <w:r w:rsidRPr="00D15070">
              <w:rPr>
                <w:rFonts w:ascii="Times New Roman" w:hAnsi="Times New Roman" w:cs="Times New Roman"/>
              </w:rPr>
              <w:t>Генеральный директор</w:t>
            </w:r>
          </w:p>
          <w:p w14:paraId="2B12448B" w14:textId="77777777" w:rsidR="00D15070" w:rsidRPr="00D15070" w:rsidRDefault="00D15070" w:rsidP="0021086C">
            <w:pPr>
              <w:widowControl w:val="0"/>
              <w:spacing w:after="0"/>
              <w:rPr>
                <w:rFonts w:ascii="Times New Roman" w:hAnsi="Times New Roman" w:cs="Times New Roman"/>
              </w:rPr>
            </w:pPr>
            <w:r w:rsidRPr="00D15070">
              <w:rPr>
                <w:rFonts w:ascii="Times New Roman" w:hAnsi="Times New Roman" w:cs="Times New Roman"/>
              </w:rPr>
              <w:t>АО «ГНИВЦ»</w:t>
            </w:r>
          </w:p>
          <w:p w14:paraId="76DC4F86" w14:textId="77777777" w:rsidR="00D15070" w:rsidRPr="00D15070" w:rsidRDefault="00D15070" w:rsidP="0021086C">
            <w:pPr>
              <w:widowControl w:val="0"/>
              <w:spacing w:after="0"/>
              <w:rPr>
                <w:rFonts w:ascii="Times New Roman" w:hAnsi="Times New Roman" w:cs="Times New Roman"/>
              </w:rPr>
            </w:pPr>
          </w:p>
          <w:p w14:paraId="7CE3CF5F" w14:textId="77777777" w:rsidR="00D15070" w:rsidRPr="00D15070" w:rsidRDefault="00D15070" w:rsidP="0021086C">
            <w:pPr>
              <w:widowControl w:val="0"/>
              <w:spacing w:after="0"/>
              <w:rPr>
                <w:rFonts w:ascii="Times New Roman" w:hAnsi="Times New Roman" w:cs="Times New Roman"/>
              </w:rPr>
            </w:pPr>
            <w:r w:rsidRPr="00D15070">
              <w:rPr>
                <w:rFonts w:ascii="Times New Roman" w:hAnsi="Times New Roman" w:cs="Times New Roman"/>
              </w:rPr>
              <w:t>_________________О.Г. Богатырев</w:t>
            </w:r>
          </w:p>
        </w:tc>
        <w:tc>
          <w:tcPr>
            <w:tcW w:w="236" w:type="dxa"/>
          </w:tcPr>
          <w:p w14:paraId="4A976DEA" w14:textId="77777777" w:rsidR="00D15070" w:rsidRPr="00D15070" w:rsidRDefault="00D15070" w:rsidP="0021086C">
            <w:pPr>
              <w:widowControl w:val="0"/>
              <w:spacing w:after="0"/>
              <w:ind w:firstLine="709"/>
              <w:rPr>
                <w:rFonts w:ascii="Times New Roman" w:hAnsi="Times New Roman" w:cs="Times New Roman"/>
              </w:rPr>
            </w:pPr>
          </w:p>
        </w:tc>
        <w:tc>
          <w:tcPr>
            <w:tcW w:w="4442" w:type="dxa"/>
          </w:tcPr>
          <w:p w14:paraId="2E609455" w14:textId="77777777" w:rsidR="00D15070" w:rsidRPr="00D15070" w:rsidRDefault="00D15070" w:rsidP="00EF45D8">
            <w:pPr>
              <w:spacing w:after="0"/>
              <w:jc w:val="right"/>
              <w:rPr>
                <w:rFonts w:ascii="Times New Roman" w:hAnsi="Times New Roman" w:cs="Times New Roman"/>
                <w:b/>
              </w:rPr>
            </w:pPr>
            <w:r w:rsidRPr="00D15070">
              <w:rPr>
                <w:rFonts w:ascii="Times New Roman" w:hAnsi="Times New Roman" w:cs="Times New Roman"/>
              </w:rPr>
              <w:t xml:space="preserve">Генеральный директор </w:t>
            </w:r>
          </w:p>
          <w:p w14:paraId="4A27510D" w14:textId="77777777" w:rsidR="00D15070" w:rsidRPr="00D15070" w:rsidRDefault="00D15070" w:rsidP="00EF45D8">
            <w:pPr>
              <w:spacing w:after="0"/>
              <w:jc w:val="right"/>
              <w:rPr>
                <w:rFonts w:ascii="Times New Roman" w:hAnsi="Times New Roman" w:cs="Times New Roman"/>
              </w:rPr>
            </w:pPr>
            <w:r w:rsidRPr="00D15070">
              <w:rPr>
                <w:rFonts w:ascii="Times New Roman" w:hAnsi="Times New Roman" w:cs="Times New Roman"/>
              </w:rPr>
              <w:t xml:space="preserve">ООО «Спел </w:t>
            </w:r>
            <w:proofErr w:type="spellStart"/>
            <w:r w:rsidRPr="00D15070">
              <w:rPr>
                <w:rFonts w:ascii="Times New Roman" w:hAnsi="Times New Roman" w:cs="Times New Roman"/>
              </w:rPr>
              <w:t>Лабс</w:t>
            </w:r>
            <w:proofErr w:type="spellEnd"/>
            <w:r w:rsidRPr="00D15070">
              <w:rPr>
                <w:rFonts w:ascii="Times New Roman" w:hAnsi="Times New Roman" w:cs="Times New Roman"/>
              </w:rPr>
              <w:t>»</w:t>
            </w:r>
          </w:p>
          <w:p w14:paraId="615D4732" w14:textId="77777777" w:rsidR="00D15070" w:rsidRPr="00D15070" w:rsidRDefault="00D15070" w:rsidP="00EF45D8">
            <w:pPr>
              <w:widowControl w:val="0"/>
              <w:spacing w:after="0"/>
              <w:ind w:firstLine="720"/>
              <w:jc w:val="right"/>
              <w:rPr>
                <w:rFonts w:ascii="Times New Roman" w:hAnsi="Times New Roman" w:cs="Times New Roman"/>
              </w:rPr>
            </w:pPr>
          </w:p>
          <w:p w14:paraId="52814372" w14:textId="77777777" w:rsidR="00D15070" w:rsidRPr="00D15070" w:rsidRDefault="00D15070" w:rsidP="00EF45D8">
            <w:pPr>
              <w:widowControl w:val="0"/>
              <w:spacing w:after="0"/>
              <w:jc w:val="right"/>
              <w:rPr>
                <w:rFonts w:ascii="Times New Roman" w:hAnsi="Times New Roman" w:cs="Times New Roman"/>
              </w:rPr>
            </w:pPr>
            <w:r w:rsidRPr="00D15070">
              <w:rPr>
                <w:rFonts w:ascii="Times New Roman" w:hAnsi="Times New Roman" w:cs="Times New Roman"/>
              </w:rPr>
              <w:t>_______________ А.В. Чудин</w:t>
            </w:r>
          </w:p>
        </w:tc>
      </w:tr>
    </w:tbl>
    <w:p w14:paraId="1BE8E052" w14:textId="77777777" w:rsidR="00D15070" w:rsidRPr="00D15070" w:rsidRDefault="00D15070" w:rsidP="00D15070">
      <w:pPr>
        <w:widowControl w:val="0"/>
        <w:spacing w:after="0"/>
        <w:jc w:val="center"/>
        <w:rPr>
          <w:rFonts w:ascii="Times New Roman" w:hAnsi="Times New Roman" w:cs="Times New Roman"/>
          <w:b/>
        </w:rPr>
      </w:pPr>
    </w:p>
    <w:p w14:paraId="4FF25A6B" w14:textId="77777777" w:rsidR="00D15070" w:rsidRPr="00D15070" w:rsidRDefault="00D15070" w:rsidP="00D15070">
      <w:pPr>
        <w:widowControl w:val="0"/>
        <w:spacing w:after="0"/>
        <w:jc w:val="center"/>
        <w:rPr>
          <w:rFonts w:ascii="Times New Roman" w:hAnsi="Times New Roman" w:cs="Times New Roman"/>
          <w:b/>
        </w:rPr>
      </w:pPr>
    </w:p>
    <w:p w14:paraId="1F83904B" w14:textId="77777777" w:rsidR="00D15070" w:rsidRPr="00D15070" w:rsidRDefault="00D15070" w:rsidP="00D15070">
      <w:pPr>
        <w:widowControl w:val="0"/>
        <w:spacing w:after="0"/>
        <w:jc w:val="center"/>
        <w:rPr>
          <w:rFonts w:ascii="Times New Roman" w:hAnsi="Times New Roman" w:cs="Times New Roman"/>
          <w:b/>
        </w:rPr>
      </w:pPr>
    </w:p>
    <w:p w14:paraId="1543436C" w14:textId="77777777" w:rsidR="00D15070" w:rsidRPr="00D15070" w:rsidRDefault="00D15070" w:rsidP="00D15070">
      <w:pPr>
        <w:widowControl w:val="0"/>
        <w:spacing w:after="0"/>
        <w:jc w:val="center"/>
        <w:rPr>
          <w:rFonts w:ascii="Times New Roman" w:hAnsi="Times New Roman" w:cs="Times New Roman"/>
          <w:b/>
        </w:rPr>
      </w:pPr>
    </w:p>
    <w:p w14:paraId="507E4639" w14:textId="77777777" w:rsidR="00D15070" w:rsidRPr="00D15070" w:rsidRDefault="00D15070" w:rsidP="00D15070">
      <w:pPr>
        <w:widowControl w:val="0"/>
        <w:spacing w:after="0"/>
        <w:jc w:val="center"/>
        <w:rPr>
          <w:rFonts w:ascii="Times New Roman" w:hAnsi="Times New Roman" w:cs="Times New Roman"/>
          <w:b/>
        </w:rPr>
      </w:pPr>
    </w:p>
    <w:p w14:paraId="1758D732" w14:textId="77777777" w:rsidR="00D15070" w:rsidRPr="00D15070" w:rsidRDefault="00D15070" w:rsidP="00D15070">
      <w:pPr>
        <w:widowControl w:val="0"/>
        <w:spacing w:after="0"/>
        <w:jc w:val="center"/>
        <w:rPr>
          <w:rFonts w:ascii="Times New Roman" w:hAnsi="Times New Roman" w:cs="Times New Roman"/>
          <w:b/>
        </w:rPr>
      </w:pPr>
    </w:p>
    <w:p w14:paraId="46444E83" w14:textId="77777777" w:rsidR="00D15070" w:rsidRPr="00D15070" w:rsidRDefault="00D15070" w:rsidP="00D15070">
      <w:pPr>
        <w:widowControl w:val="0"/>
        <w:spacing w:after="0"/>
        <w:jc w:val="center"/>
        <w:rPr>
          <w:rFonts w:ascii="Times New Roman" w:hAnsi="Times New Roman" w:cs="Times New Roman"/>
          <w:b/>
        </w:rPr>
      </w:pPr>
    </w:p>
    <w:p w14:paraId="4584DE04" w14:textId="77777777" w:rsidR="00D15070" w:rsidRPr="00D15070" w:rsidRDefault="00D15070" w:rsidP="00D15070">
      <w:pPr>
        <w:widowControl w:val="0"/>
        <w:spacing w:after="0"/>
        <w:jc w:val="center"/>
        <w:rPr>
          <w:rFonts w:ascii="Times New Roman" w:hAnsi="Times New Roman" w:cs="Times New Roman"/>
          <w:b/>
        </w:rPr>
      </w:pPr>
    </w:p>
    <w:p w14:paraId="154624E9" w14:textId="4FF9FD26" w:rsidR="00D15070" w:rsidRPr="00EF45D8" w:rsidRDefault="00505295" w:rsidP="00D15070">
      <w:pPr>
        <w:widowControl w:val="0"/>
        <w:spacing w:after="0"/>
        <w:jc w:val="center"/>
        <w:rPr>
          <w:rFonts w:ascii="Times New Roman" w:hAnsi="Times New Roman" w:cs="Times New Roman"/>
          <w:b/>
          <w:sz w:val="24"/>
          <w:szCs w:val="24"/>
        </w:rPr>
      </w:pPr>
      <w:r w:rsidRPr="00EF45D8">
        <w:rPr>
          <w:rFonts w:ascii="Times New Roman" w:hAnsi="Times New Roman" w:cs="Times New Roman"/>
          <w:b/>
          <w:sz w:val="24"/>
          <w:szCs w:val="24"/>
        </w:rPr>
        <w:t>ФУНКЦИОНАЛЬНАЯ СПЕЦИФИКАЦИЯ</w:t>
      </w:r>
    </w:p>
    <w:p w14:paraId="3F02AFDF" w14:textId="77777777" w:rsidR="00D15070" w:rsidRPr="00D15070" w:rsidRDefault="00D15070" w:rsidP="00D15070">
      <w:pPr>
        <w:widowControl w:val="0"/>
        <w:spacing w:after="0"/>
        <w:jc w:val="center"/>
        <w:rPr>
          <w:rFonts w:ascii="Times New Roman" w:hAnsi="Times New Roman" w:cs="Times New Roman"/>
          <w:b/>
        </w:rPr>
      </w:pPr>
    </w:p>
    <w:p w14:paraId="6521E4D0" w14:textId="71385748" w:rsidR="00D15070" w:rsidRPr="00EF45D8" w:rsidRDefault="00D15070" w:rsidP="00D15070">
      <w:pPr>
        <w:widowControl w:val="0"/>
        <w:spacing w:after="0"/>
        <w:ind w:firstLine="720"/>
        <w:jc w:val="center"/>
        <w:rPr>
          <w:rFonts w:ascii="Times New Roman" w:hAnsi="Times New Roman" w:cs="Times New Roman"/>
          <w:color w:val="000000"/>
          <w:sz w:val="24"/>
          <w:szCs w:val="24"/>
        </w:rPr>
      </w:pPr>
      <w:r w:rsidRPr="00EF45D8">
        <w:rPr>
          <w:rFonts w:ascii="Times New Roman" w:hAnsi="Times New Roman" w:cs="Times New Roman"/>
          <w:b/>
          <w:color w:val="000000"/>
          <w:sz w:val="24"/>
          <w:szCs w:val="24"/>
        </w:rPr>
        <w:t>на выполнение работ по разработке сервиса «</w:t>
      </w:r>
      <w:r w:rsidR="006024C7" w:rsidRPr="00EF45D8">
        <w:rPr>
          <w:rFonts w:ascii="Times New Roman" w:hAnsi="Times New Roman" w:cs="Times New Roman"/>
          <w:b/>
          <w:color w:val="000000"/>
          <w:sz w:val="24"/>
          <w:szCs w:val="24"/>
        </w:rPr>
        <w:t>Заявки</w:t>
      </w:r>
      <w:r w:rsidR="003904F8">
        <w:rPr>
          <w:rFonts w:ascii="Times New Roman" w:hAnsi="Times New Roman" w:cs="Times New Roman"/>
          <w:b/>
          <w:color w:val="000000"/>
          <w:sz w:val="24"/>
          <w:szCs w:val="24"/>
        </w:rPr>
        <w:t xml:space="preserve"> на подбор персонала</w:t>
      </w:r>
      <w:r w:rsidRPr="00EF45D8">
        <w:rPr>
          <w:rFonts w:ascii="Times New Roman" w:hAnsi="Times New Roman" w:cs="Times New Roman"/>
          <w:b/>
          <w:color w:val="000000"/>
          <w:sz w:val="24"/>
          <w:szCs w:val="24"/>
        </w:rPr>
        <w:t xml:space="preserve">» корпоративного взаимодействия и внутреннего документооборота АО «ГНИВЦ» (Портал) </w:t>
      </w:r>
    </w:p>
    <w:p w14:paraId="6053E17E" w14:textId="77777777" w:rsidR="00D15070" w:rsidRPr="00D15070" w:rsidRDefault="00D15070" w:rsidP="00D15070">
      <w:pPr>
        <w:widowControl w:val="0"/>
        <w:spacing w:after="0" w:line="300" w:lineRule="auto"/>
        <w:ind w:firstLine="720"/>
        <w:jc w:val="center"/>
        <w:rPr>
          <w:rFonts w:ascii="Times New Roman" w:hAnsi="Times New Roman" w:cs="Times New Roman"/>
          <w:color w:val="000000"/>
        </w:rPr>
      </w:pPr>
    </w:p>
    <w:p w14:paraId="0CFE8820" w14:textId="77777777" w:rsidR="00D15070" w:rsidRPr="00D15070" w:rsidRDefault="00D15070" w:rsidP="00D15070">
      <w:pPr>
        <w:widowControl w:val="0"/>
        <w:spacing w:after="0" w:line="300" w:lineRule="auto"/>
        <w:ind w:firstLine="720"/>
        <w:jc w:val="center"/>
        <w:rPr>
          <w:rFonts w:ascii="Times New Roman" w:hAnsi="Times New Roman" w:cs="Times New Roman"/>
        </w:rPr>
      </w:pPr>
    </w:p>
    <w:p w14:paraId="1BB8F5F0" w14:textId="77777777" w:rsidR="00D15070" w:rsidRPr="00D15070" w:rsidRDefault="00D15070" w:rsidP="00D15070">
      <w:pPr>
        <w:widowControl w:val="0"/>
        <w:spacing w:after="0"/>
        <w:jc w:val="center"/>
        <w:rPr>
          <w:rFonts w:ascii="Times New Roman" w:hAnsi="Times New Roman" w:cs="Times New Roman"/>
          <w:b/>
        </w:rPr>
      </w:pPr>
    </w:p>
    <w:p w14:paraId="21BFC883" w14:textId="77777777" w:rsidR="00D15070" w:rsidRPr="00D15070" w:rsidRDefault="00D15070" w:rsidP="00D15070">
      <w:pPr>
        <w:widowControl w:val="0"/>
        <w:spacing w:after="0"/>
        <w:jc w:val="center"/>
        <w:rPr>
          <w:rFonts w:ascii="Times New Roman" w:hAnsi="Times New Roman" w:cs="Times New Roman"/>
          <w:b/>
        </w:rPr>
      </w:pPr>
    </w:p>
    <w:p w14:paraId="557C18A3" w14:textId="77777777" w:rsidR="00D15070" w:rsidRPr="00D15070" w:rsidRDefault="00D15070" w:rsidP="00D15070">
      <w:pPr>
        <w:widowControl w:val="0"/>
        <w:spacing w:after="0"/>
        <w:jc w:val="center"/>
        <w:rPr>
          <w:rFonts w:ascii="Times New Roman" w:hAnsi="Times New Roman" w:cs="Times New Roman"/>
          <w:b/>
        </w:rPr>
      </w:pPr>
    </w:p>
    <w:p w14:paraId="14CA1742" w14:textId="77777777" w:rsidR="00D15070" w:rsidRPr="00D15070" w:rsidRDefault="00D15070" w:rsidP="00D15070">
      <w:pPr>
        <w:widowControl w:val="0"/>
        <w:spacing w:after="0"/>
        <w:jc w:val="center"/>
        <w:rPr>
          <w:rFonts w:ascii="Times New Roman" w:hAnsi="Times New Roman" w:cs="Times New Roman"/>
          <w:b/>
        </w:rPr>
      </w:pPr>
    </w:p>
    <w:p w14:paraId="27EB03FD" w14:textId="77777777" w:rsidR="00D15070" w:rsidRPr="00D15070" w:rsidRDefault="00D15070" w:rsidP="00D15070">
      <w:pPr>
        <w:widowControl w:val="0"/>
        <w:spacing w:after="0"/>
        <w:jc w:val="center"/>
        <w:rPr>
          <w:rFonts w:ascii="Times New Roman" w:hAnsi="Times New Roman" w:cs="Times New Roman"/>
          <w:b/>
        </w:rPr>
      </w:pPr>
    </w:p>
    <w:p w14:paraId="7E04BF8C" w14:textId="77777777" w:rsidR="00D15070" w:rsidRPr="00D15070" w:rsidRDefault="00D15070" w:rsidP="00D15070">
      <w:pPr>
        <w:widowControl w:val="0"/>
        <w:spacing w:after="0"/>
        <w:jc w:val="center"/>
        <w:rPr>
          <w:rFonts w:ascii="Times New Roman" w:hAnsi="Times New Roman" w:cs="Times New Roman"/>
          <w:b/>
        </w:rPr>
      </w:pPr>
    </w:p>
    <w:p w14:paraId="1735585F" w14:textId="77777777" w:rsidR="00D15070" w:rsidRPr="00D15070" w:rsidRDefault="00D15070" w:rsidP="00D15070">
      <w:pPr>
        <w:widowControl w:val="0"/>
        <w:spacing w:after="0"/>
        <w:jc w:val="center"/>
        <w:rPr>
          <w:rFonts w:ascii="Times New Roman" w:hAnsi="Times New Roman" w:cs="Times New Roman"/>
          <w:b/>
        </w:rPr>
      </w:pPr>
    </w:p>
    <w:p w14:paraId="748BE763" w14:textId="77777777" w:rsidR="00D15070" w:rsidRPr="00D15070" w:rsidRDefault="00D15070" w:rsidP="00D15070">
      <w:pPr>
        <w:widowControl w:val="0"/>
        <w:spacing w:after="0"/>
        <w:jc w:val="center"/>
        <w:rPr>
          <w:rFonts w:ascii="Times New Roman" w:hAnsi="Times New Roman" w:cs="Times New Roman"/>
          <w:b/>
        </w:rPr>
      </w:pPr>
    </w:p>
    <w:p w14:paraId="42FC7477" w14:textId="77777777" w:rsidR="00D15070" w:rsidRPr="00D15070" w:rsidRDefault="00D15070" w:rsidP="00D15070">
      <w:pPr>
        <w:widowControl w:val="0"/>
        <w:spacing w:after="0"/>
        <w:rPr>
          <w:rFonts w:ascii="Times New Roman" w:hAnsi="Times New Roman" w:cs="Times New Roman"/>
          <w:b/>
        </w:rPr>
      </w:pPr>
    </w:p>
    <w:p w14:paraId="6A0CC940" w14:textId="77777777" w:rsidR="00D15070" w:rsidRPr="00D15070" w:rsidRDefault="00D15070" w:rsidP="00D15070">
      <w:pPr>
        <w:widowControl w:val="0"/>
        <w:spacing w:after="0"/>
        <w:rPr>
          <w:rFonts w:ascii="Times New Roman" w:hAnsi="Times New Roman" w:cs="Times New Roman"/>
          <w:b/>
        </w:rPr>
      </w:pPr>
    </w:p>
    <w:p w14:paraId="07919C28" w14:textId="77777777" w:rsidR="00D15070" w:rsidRPr="00D15070" w:rsidRDefault="00D15070" w:rsidP="00D15070">
      <w:pPr>
        <w:widowControl w:val="0"/>
        <w:spacing w:after="0"/>
        <w:rPr>
          <w:rFonts w:ascii="Times New Roman" w:hAnsi="Times New Roman" w:cs="Times New Roman"/>
          <w:b/>
        </w:rPr>
      </w:pPr>
    </w:p>
    <w:p w14:paraId="78206054" w14:textId="77777777" w:rsidR="00D15070" w:rsidRPr="00D15070" w:rsidRDefault="00D15070" w:rsidP="00D15070">
      <w:pPr>
        <w:widowControl w:val="0"/>
        <w:spacing w:after="0"/>
        <w:rPr>
          <w:rFonts w:ascii="Times New Roman" w:hAnsi="Times New Roman" w:cs="Times New Roman"/>
          <w:b/>
        </w:rPr>
      </w:pPr>
    </w:p>
    <w:p w14:paraId="0D1C6065" w14:textId="77777777" w:rsidR="00D15070" w:rsidRPr="00D15070" w:rsidRDefault="00D15070" w:rsidP="00D15070">
      <w:pPr>
        <w:widowControl w:val="0"/>
        <w:spacing w:after="0"/>
        <w:rPr>
          <w:rFonts w:ascii="Times New Roman" w:hAnsi="Times New Roman" w:cs="Times New Roman"/>
          <w:b/>
        </w:rPr>
      </w:pPr>
    </w:p>
    <w:p w14:paraId="14AAA922" w14:textId="77777777" w:rsidR="00D15070" w:rsidRPr="00D15070" w:rsidRDefault="00D15070" w:rsidP="00D15070">
      <w:pPr>
        <w:widowControl w:val="0"/>
        <w:spacing w:after="0"/>
        <w:rPr>
          <w:rFonts w:ascii="Times New Roman" w:hAnsi="Times New Roman" w:cs="Times New Roman"/>
          <w:b/>
        </w:rPr>
      </w:pPr>
    </w:p>
    <w:p w14:paraId="722737CB" w14:textId="77777777" w:rsidR="00D15070" w:rsidRPr="00D15070" w:rsidRDefault="00D15070" w:rsidP="00D15070">
      <w:pPr>
        <w:widowControl w:val="0"/>
        <w:spacing w:after="0"/>
        <w:rPr>
          <w:rFonts w:ascii="Times New Roman" w:hAnsi="Times New Roman" w:cs="Times New Roman"/>
          <w:b/>
        </w:rPr>
      </w:pPr>
    </w:p>
    <w:p w14:paraId="65945AA8" w14:textId="77777777" w:rsidR="00D15070" w:rsidRPr="00D15070" w:rsidRDefault="00D15070" w:rsidP="00D15070">
      <w:pPr>
        <w:widowControl w:val="0"/>
        <w:spacing w:after="0"/>
        <w:rPr>
          <w:rFonts w:ascii="Times New Roman" w:hAnsi="Times New Roman" w:cs="Times New Roman"/>
          <w:b/>
        </w:rPr>
      </w:pPr>
    </w:p>
    <w:p w14:paraId="0766DF3D" w14:textId="77777777" w:rsidR="00D15070" w:rsidRPr="00D15070" w:rsidRDefault="00D15070" w:rsidP="00D15070">
      <w:pPr>
        <w:widowControl w:val="0"/>
        <w:spacing w:after="0"/>
        <w:rPr>
          <w:rFonts w:ascii="Times New Roman" w:hAnsi="Times New Roman" w:cs="Times New Roman"/>
          <w:b/>
        </w:rPr>
      </w:pPr>
    </w:p>
    <w:p w14:paraId="108ED279" w14:textId="77777777" w:rsidR="00D15070" w:rsidRPr="00D15070" w:rsidRDefault="00D15070" w:rsidP="00D15070">
      <w:pPr>
        <w:widowControl w:val="0"/>
        <w:spacing w:after="0"/>
        <w:rPr>
          <w:rFonts w:ascii="Times New Roman" w:hAnsi="Times New Roman" w:cs="Times New Roman"/>
          <w:b/>
        </w:rPr>
      </w:pPr>
    </w:p>
    <w:p w14:paraId="547C04F2" w14:textId="77777777" w:rsidR="00DE1501" w:rsidRDefault="00DE1501" w:rsidP="00D15070">
      <w:pPr>
        <w:ind w:right="1"/>
        <w:jc w:val="center"/>
        <w:rPr>
          <w:rFonts w:ascii="Times New Roman" w:hAnsi="Times New Roman" w:cs="Times New Roman"/>
        </w:rPr>
      </w:pPr>
    </w:p>
    <w:p w14:paraId="28A4F3A3" w14:textId="77777777" w:rsidR="00DE1501" w:rsidRDefault="00DE1501" w:rsidP="00D15070">
      <w:pPr>
        <w:ind w:right="1"/>
        <w:jc w:val="center"/>
        <w:rPr>
          <w:rFonts w:ascii="Times New Roman" w:hAnsi="Times New Roman" w:cs="Times New Roman"/>
        </w:rPr>
      </w:pPr>
    </w:p>
    <w:p w14:paraId="7CABF0A9" w14:textId="77777777" w:rsidR="00DE1501" w:rsidRDefault="00DE1501" w:rsidP="00D15070">
      <w:pPr>
        <w:ind w:right="1"/>
        <w:jc w:val="center"/>
        <w:rPr>
          <w:rFonts w:ascii="Times New Roman" w:hAnsi="Times New Roman" w:cs="Times New Roman"/>
        </w:rPr>
      </w:pPr>
    </w:p>
    <w:p w14:paraId="7B646249" w14:textId="58908AAC" w:rsidR="44139598" w:rsidRDefault="00D15070" w:rsidP="00EF45D8">
      <w:pPr>
        <w:ind w:right="1"/>
        <w:jc w:val="center"/>
      </w:pPr>
      <w:r w:rsidRPr="00D15070">
        <w:rPr>
          <w:rFonts w:ascii="Times New Roman" w:hAnsi="Times New Roman" w:cs="Times New Roman"/>
        </w:rPr>
        <w:lastRenderedPageBreak/>
        <w:t>Москва 2021</w:t>
      </w:r>
    </w:p>
    <w:p w14:paraId="101D1877" w14:textId="4077532F" w:rsidR="6B710B8C" w:rsidRDefault="6B710B8C" w:rsidP="44139598">
      <w:pPr>
        <w:jc w:val="both"/>
      </w:pPr>
      <w:r w:rsidRPr="44139598">
        <w:rPr>
          <w:rFonts w:ascii="Times New Roman" w:eastAsia="Times New Roman" w:hAnsi="Times New Roman" w:cs="Times New Roman"/>
          <w:b/>
          <w:bCs/>
          <w:color w:val="000000" w:themeColor="text1"/>
          <w:sz w:val="24"/>
          <w:szCs w:val="24"/>
        </w:rPr>
        <w:t>Лист регистрации изменений</w:t>
      </w:r>
    </w:p>
    <w:p w14:paraId="38E38203" w14:textId="20E8CEA0" w:rsidR="6B710B8C" w:rsidRDefault="6B710B8C" w:rsidP="44139598">
      <w:pPr>
        <w:jc w:val="both"/>
      </w:pPr>
      <w:r w:rsidRPr="44139598">
        <w:rPr>
          <w:rFonts w:ascii="Times New Roman" w:eastAsia="Times New Roman" w:hAnsi="Times New Roman" w:cs="Times New Roman"/>
          <w:b/>
          <w:bCs/>
          <w:color w:val="000000" w:themeColor="text1"/>
          <w:sz w:val="24"/>
          <w:szCs w:val="24"/>
        </w:rPr>
        <w:t xml:space="preserve"> </w:t>
      </w:r>
    </w:p>
    <w:tbl>
      <w:tblPr>
        <w:tblW w:w="0" w:type="auto"/>
        <w:tblLayout w:type="fixed"/>
        <w:tblLook w:val="04A0" w:firstRow="1" w:lastRow="0" w:firstColumn="1" w:lastColumn="0" w:noHBand="0" w:noVBand="1"/>
      </w:tblPr>
      <w:tblGrid>
        <w:gridCol w:w="978"/>
        <w:gridCol w:w="1394"/>
        <w:gridCol w:w="2375"/>
        <w:gridCol w:w="4882"/>
      </w:tblGrid>
      <w:tr w:rsidR="44139598" w14:paraId="01D46F3A" w14:textId="77777777" w:rsidTr="3BC781B9">
        <w:tc>
          <w:tcPr>
            <w:tcW w:w="978" w:type="dxa"/>
            <w:tcBorders>
              <w:top w:val="single" w:sz="12" w:space="0" w:color="999999"/>
              <w:left w:val="nil"/>
              <w:bottom w:val="single" w:sz="12" w:space="0" w:color="999999"/>
              <w:right w:val="nil"/>
            </w:tcBorders>
            <w:shd w:val="clear" w:color="auto" w:fill="E6E6E6"/>
            <w:vAlign w:val="center"/>
          </w:tcPr>
          <w:p w14:paraId="51746790" w14:textId="1DA82375" w:rsidR="44139598" w:rsidRDefault="44139598" w:rsidP="44139598">
            <w:pPr>
              <w:jc w:val="both"/>
            </w:pPr>
            <w:r w:rsidRPr="44139598">
              <w:rPr>
                <w:rFonts w:ascii="Times New Roman" w:eastAsia="Times New Roman" w:hAnsi="Times New Roman" w:cs="Times New Roman"/>
                <w:b/>
                <w:bCs/>
                <w:color w:val="000000" w:themeColor="text1"/>
                <w:sz w:val="20"/>
                <w:szCs w:val="20"/>
              </w:rPr>
              <w:t>Версия</w:t>
            </w:r>
          </w:p>
        </w:tc>
        <w:tc>
          <w:tcPr>
            <w:tcW w:w="1394" w:type="dxa"/>
            <w:tcBorders>
              <w:top w:val="single" w:sz="12" w:space="0" w:color="999999"/>
              <w:left w:val="nil"/>
              <w:bottom w:val="single" w:sz="12" w:space="0" w:color="999999"/>
              <w:right w:val="nil"/>
            </w:tcBorders>
            <w:shd w:val="clear" w:color="auto" w:fill="E6E6E6"/>
            <w:vAlign w:val="center"/>
          </w:tcPr>
          <w:p w14:paraId="7612798C" w14:textId="7C79519A" w:rsidR="44139598" w:rsidRDefault="44139598" w:rsidP="44139598">
            <w:pPr>
              <w:jc w:val="both"/>
            </w:pPr>
            <w:r w:rsidRPr="44139598">
              <w:rPr>
                <w:rFonts w:ascii="Times New Roman" w:eastAsia="Times New Roman" w:hAnsi="Times New Roman" w:cs="Times New Roman"/>
                <w:b/>
                <w:bCs/>
                <w:color w:val="000000" w:themeColor="text1"/>
                <w:sz w:val="20"/>
                <w:szCs w:val="20"/>
              </w:rPr>
              <w:t>Дата</w:t>
            </w:r>
          </w:p>
        </w:tc>
        <w:tc>
          <w:tcPr>
            <w:tcW w:w="2375" w:type="dxa"/>
            <w:tcBorders>
              <w:top w:val="single" w:sz="12" w:space="0" w:color="999999"/>
              <w:left w:val="nil"/>
              <w:bottom w:val="single" w:sz="12" w:space="0" w:color="999999"/>
              <w:right w:val="nil"/>
            </w:tcBorders>
            <w:shd w:val="clear" w:color="auto" w:fill="E6E6E6"/>
            <w:vAlign w:val="center"/>
          </w:tcPr>
          <w:p w14:paraId="6FE36D47" w14:textId="50562FAA" w:rsidR="44139598" w:rsidRDefault="44139598" w:rsidP="44139598">
            <w:pPr>
              <w:jc w:val="both"/>
            </w:pPr>
            <w:r w:rsidRPr="44139598">
              <w:rPr>
                <w:rFonts w:ascii="Times New Roman" w:eastAsia="Times New Roman" w:hAnsi="Times New Roman" w:cs="Times New Roman"/>
                <w:b/>
                <w:bCs/>
                <w:color w:val="000000" w:themeColor="text1"/>
                <w:sz w:val="20"/>
                <w:szCs w:val="20"/>
              </w:rPr>
              <w:t>Автор</w:t>
            </w:r>
          </w:p>
        </w:tc>
        <w:tc>
          <w:tcPr>
            <w:tcW w:w="4882" w:type="dxa"/>
            <w:tcBorders>
              <w:top w:val="single" w:sz="12" w:space="0" w:color="999999"/>
              <w:left w:val="nil"/>
              <w:bottom w:val="single" w:sz="12" w:space="0" w:color="999999"/>
              <w:right w:val="nil"/>
            </w:tcBorders>
            <w:shd w:val="clear" w:color="auto" w:fill="E6E6E6"/>
            <w:vAlign w:val="center"/>
          </w:tcPr>
          <w:p w14:paraId="64DACC12" w14:textId="1BC82E72" w:rsidR="44139598" w:rsidRDefault="44139598" w:rsidP="44139598">
            <w:pPr>
              <w:jc w:val="both"/>
            </w:pPr>
            <w:r w:rsidRPr="44139598">
              <w:rPr>
                <w:rFonts w:ascii="Times New Roman" w:eastAsia="Times New Roman" w:hAnsi="Times New Roman" w:cs="Times New Roman"/>
                <w:b/>
                <w:bCs/>
                <w:color w:val="000000" w:themeColor="text1"/>
                <w:sz w:val="20"/>
                <w:szCs w:val="20"/>
              </w:rPr>
              <w:t>Описание</w:t>
            </w:r>
          </w:p>
        </w:tc>
      </w:tr>
      <w:tr w:rsidR="44139598" w14:paraId="710671A0" w14:textId="77777777" w:rsidTr="3BC781B9">
        <w:tc>
          <w:tcPr>
            <w:tcW w:w="978" w:type="dxa"/>
            <w:tcBorders>
              <w:top w:val="single" w:sz="12" w:space="0" w:color="999999"/>
              <w:left w:val="nil"/>
              <w:bottom w:val="single" w:sz="8" w:space="0" w:color="999999"/>
              <w:right w:val="nil"/>
            </w:tcBorders>
          </w:tcPr>
          <w:p w14:paraId="30FE77D7" w14:textId="6A2E5116" w:rsidR="44139598" w:rsidRDefault="00EE50EB" w:rsidP="44139598">
            <w:pPr>
              <w:jc w:val="both"/>
            </w:pPr>
            <w:r>
              <w:rPr>
                <w:rFonts w:ascii="Times New Roman" w:eastAsia="Times New Roman" w:hAnsi="Times New Roman" w:cs="Times New Roman"/>
                <w:color w:val="000000" w:themeColor="text1"/>
                <w:sz w:val="20"/>
                <w:szCs w:val="20"/>
              </w:rPr>
              <w:t>0</w:t>
            </w:r>
            <w:r w:rsidR="44139598" w:rsidRPr="44139598">
              <w:rPr>
                <w:rFonts w:ascii="Times New Roman" w:eastAsia="Times New Roman" w:hAnsi="Times New Roman" w:cs="Times New Roman"/>
                <w:color w:val="000000" w:themeColor="text1"/>
                <w:sz w:val="20"/>
                <w:szCs w:val="20"/>
              </w:rPr>
              <w:t>.</w:t>
            </w:r>
            <w:r>
              <w:rPr>
                <w:rFonts w:ascii="Times New Roman" w:eastAsia="Times New Roman" w:hAnsi="Times New Roman" w:cs="Times New Roman"/>
                <w:color w:val="000000" w:themeColor="text1"/>
                <w:sz w:val="20"/>
                <w:szCs w:val="20"/>
              </w:rPr>
              <w:t>1</w:t>
            </w:r>
          </w:p>
        </w:tc>
        <w:tc>
          <w:tcPr>
            <w:tcW w:w="1394" w:type="dxa"/>
            <w:tcBorders>
              <w:top w:val="single" w:sz="12" w:space="0" w:color="999999"/>
              <w:left w:val="nil"/>
              <w:bottom w:val="single" w:sz="8" w:space="0" w:color="999999"/>
              <w:right w:val="nil"/>
            </w:tcBorders>
          </w:tcPr>
          <w:p w14:paraId="032D4C55" w14:textId="2AAA8115" w:rsidR="44139598" w:rsidRDefault="003904F8" w:rsidP="44139598">
            <w:pPr>
              <w:jc w:val="both"/>
            </w:pPr>
            <w:r>
              <w:rPr>
                <w:rFonts w:ascii="Times New Roman" w:eastAsia="Times New Roman" w:hAnsi="Times New Roman" w:cs="Times New Roman"/>
                <w:color w:val="000000" w:themeColor="text1"/>
                <w:sz w:val="20"/>
                <w:szCs w:val="20"/>
              </w:rPr>
              <w:t>02</w:t>
            </w:r>
            <w:r w:rsidR="2CC00548" w:rsidRPr="3C802F08">
              <w:rPr>
                <w:rFonts w:ascii="Times New Roman" w:eastAsia="Times New Roman" w:hAnsi="Times New Roman" w:cs="Times New Roman"/>
                <w:color w:val="000000" w:themeColor="text1"/>
                <w:sz w:val="20"/>
                <w:szCs w:val="20"/>
              </w:rPr>
              <w:t>.0</w:t>
            </w:r>
            <w:r>
              <w:rPr>
                <w:rFonts w:ascii="Times New Roman" w:eastAsia="Times New Roman" w:hAnsi="Times New Roman" w:cs="Times New Roman"/>
                <w:color w:val="000000" w:themeColor="text1"/>
                <w:sz w:val="20"/>
                <w:szCs w:val="20"/>
              </w:rPr>
              <w:t>7</w:t>
            </w:r>
            <w:r w:rsidR="2CC00548" w:rsidRPr="3C802F08">
              <w:rPr>
                <w:rFonts w:ascii="Times New Roman" w:eastAsia="Times New Roman" w:hAnsi="Times New Roman" w:cs="Times New Roman"/>
                <w:color w:val="000000" w:themeColor="text1"/>
                <w:sz w:val="20"/>
                <w:szCs w:val="20"/>
              </w:rPr>
              <w:t>.</w:t>
            </w:r>
            <w:r w:rsidR="480AD3E7" w:rsidRPr="3C802F08">
              <w:rPr>
                <w:rFonts w:ascii="Times New Roman" w:eastAsia="Times New Roman" w:hAnsi="Times New Roman" w:cs="Times New Roman"/>
                <w:color w:val="000000" w:themeColor="text1"/>
                <w:sz w:val="20"/>
                <w:szCs w:val="20"/>
              </w:rPr>
              <w:t>21</w:t>
            </w:r>
          </w:p>
        </w:tc>
        <w:tc>
          <w:tcPr>
            <w:tcW w:w="2375" w:type="dxa"/>
            <w:tcBorders>
              <w:top w:val="single" w:sz="12" w:space="0" w:color="999999"/>
              <w:left w:val="nil"/>
              <w:bottom w:val="single" w:sz="8" w:space="0" w:color="999999"/>
              <w:right w:val="nil"/>
            </w:tcBorders>
          </w:tcPr>
          <w:p w14:paraId="6ADA4318" w14:textId="6A26BF2B" w:rsidR="00B32FA2" w:rsidRDefault="003904F8" w:rsidP="44139598">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Карелина И.</w:t>
            </w:r>
          </w:p>
        </w:tc>
        <w:tc>
          <w:tcPr>
            <w:tcW w:w="4882" w:type="dxa"/>
            <w:tcBorders>
              <w:top w:val="single" w:sz="12" w:space="0" w:color="999999"/>
              <w:left w:val="nil"/>
              <w:bottom w:val="single" w:sz="8" w:space="0" w:color="999999"/>
              <w:right w:val="nil"/>
            </w:tcBorders>
          </w:tcPr>
          <w:p w14:paraId="2F40A2DE" w14:textId="2717D1C2" w:rsidR="44139598" w:rsidRDefault="44139598" w:rsidP="44139598">
            <w:pPr>
              <w:jc w:val="both"/>
            </w:pPr>
            <w:r w:rsidRPr="44139598">
              <w:rPr>
                <w:rFonts w:ascii="Times New Roman" w:eastAsia="Times New Roman" w:hAnsi="Times New Roman" w:cs="Times New Roman"/>
                <w:color w:val="000000" w:themeColor="text1"/>
                <w:sz w:val="20"/>
                <w:szCs w:val="20"/>
              </w:rPr>
              <w:t>Создание документа</w:t>
            </w:r>
          </w:p>
        </w:tc>
      </w:tr>
      <w:tr w:rsidR="00460E3B" w14:paraId="6CA6A071" w14:textId="77777777" w:rsidTr="3BC781B9">
        <w:tc>
          <w:tcPr>
            <w:tcW w:w="978" w:type="dxa"/>
            <w:tcBorders>
              <w:top w:val="single" w:sz="8" w:space="0" w:color="999999"/>
              <w:left w:val="nil"/>
              <w:bottom w:val="single" w:sz="8" w:space="0" w:color="999999"/>
              <w:right w:val="nil"/>
            </w:tcBorders>
          </w:tcPr>
          <w:p w14:paraId="1DB4ADF5" w14:textId="648251DB" w:rsidR="00460E3B" w:rsidRPr="00EF45D8" w:rsidRDefault="008F7982"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0.2</w:t>
            </w:r>
          </w:p>
        </w:tc>
        <w:tc>
          <w:tcPr>
            <w:tcW w:w="1394" w:type="dxa"/>
            <w:tcBorders>
              <w:top w:val="single" w:sz="8" w:space="0" w:color="999999"/>
              <w:left w:val="nil"/>
              <w:bottom w:val="single" w:sz="8" w:space="0" w:color="999999"/>
              <w:right w:val="nil"/>
            </w:tcBorders>
          </w:tcPr>
          <w:p w14:paraId="75414FEB" w14:textId="01A95AF1" w:rsidR="00460E3B" w:rsidRPr="00EF45D8" w:rsidRDefault="008F7982"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21.07.21</w:t>
            </w:r>
          </w:p>
        </w:tc>
        <w:tc>
          <w:tcPr>
            <w:tcW w:w="2375" w:type="dxa"/>
            <w:tcBorders>
              <w:top w:val="single" w:sz="8" w:space="0" w:color="999999"/>
              <w:left w:val="nil"/>
              <w:bottom w:val="single" w:sz="8" w:space="0" w:color="999999"/>
              <w:right w:val="nil"/>
            </w:tcBorders>
          </w:tcPr>
          <w:p w14:paraId="1F722E4D" w14:textId="722DF02A" w:rsidR="00460E3B" w:rsidRPr="00EF45D8" w:rsidRDefault="008F7982"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Карелина И.</w:t>
            </w:r>
          </w:p>
        </w:tc>
        <w:tc>
          <w:tcPr>
            <w:tcW w:w="4882" w:type="dxa"/>
            <w:tcBorders>
              <w:top w:val="single" w:sz="8" w:space="0" w:color="999999"/>
              <w:left w:val="nil"/>
              <w:bottom w:val="single" w:sz="8" w:space="0" w:color="999999"/>
              <w:right w:val="nil"/>
            </w:tcBorders>
          </w:tcPr>
          <w:p w14:paraId="1040CDCE" w14:textId="1C6FA624" w:rsidR="00460E3B" w:rsidRDefault="008F7982"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Редактирование документа. Предоставлена информация по БП и составу карточки</w:t>
            </w:r>
          </w:p>
        </w:tc>
      </w:tr>
      <w:tr w:rsidR="00460E3B" w14:paraId="79220848" w14:textId="77777777" w:rsidTr="3BC781B9">
        <w:tc>
          <w:tcPr>
            <w:tcW w:w="978" w:type="dxa"/>
            <w:tcBorders>
              <w:top w:val="single" w:sz="8" w:space="0" w:color="999999"/>
              <w:left w:val="nil"/>
              <w:bottom w:val="single" w:sz="8" w:space="0" w:color="999999"/>
              <w:right w:val="nil"/>
            </w:tcBorders>
          </w:tcPr>
          <w:p w14:paraId="143BEC2F" w14:textId="3C74DEF1" w:rsidR="00460E3B" w:rsidRPr="00EF45D8" w:rsidRDefault="007318A7"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0.3</w:t>
            </w:r>
          </w:p>
        </w:tc>
        <w:tc>
          <w:tcPr>
            <w:tcW w:w="1394" w:type="dxa"/>
            <w:tcBorders>
              <w:top w:val="single" w:sz="8" w:space="0" w:color="999999"/>
              <w:left w:val="nil"/>
              <w:bottom w:val="single" w:sz="8" w:space="0" w:color="999999"/>
              <w:right w:val="nil"/>
            </w:tcBorders>
          </w:tcPr>
          <w:p w14:paraId="537BDB45" w14:textId="06736C10" w:rsidR="00460E3B" w:rsidRPr="00EF45D8" w:rsidRDefault="007318A7"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02.08.21</w:t>
            </w:r>
          </w:p>
        </w:tc>
        <w:tc>
          <w:tcPr>
            <w:tcW w:w="2375" w:type="dxa"/>
            <w:tcBorders>
              <w:top w:val="single" w:sz="8" w:space="0" w:color="999999"/>
              <w:left w:val="nil"/>
              <w:bottom w:val="single" w:sz="8" w:space="0" w:color="999999"/>
              <w:right w:val="nil"/>
            </w:tcBorders>
          </w:tcPr>
          <w:p w14:paraId="310B65ED" w14:textId="4CE80EE4" w:rsidR="00460E3B" w:rsidRPr="00EF45D8" w:rsidRDefault="00F8698D"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Карелина И.</w:t>
            </w:r>
          </w:p>
        </w:tc>
        <w:tc>
          <w:tcPr>
            <w:tcW w:w="4882" w:type="dxa"/>
            <w:tcBorders>
              <w:top w:val="single" w:sz="8" w:space="0" w:color="999999"/>
              <w:left w:val="nil"/>
              <w:bottom w:val="single" w:sz="8" w:space="0" w:color="999999"/>
              <w:right w:val="nil"/>
            </w:tcBorders>
          </w:tcPr>
          <w:p w14:paraId="44901C0F" w14:textId="20FF0682" w:rsidR="00460E3B" w:rsidRDefault="007318A7" w:rsidP="00460E3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Редактирование документа после обсуждения макетов</w:t>
            </w:r>
            <w:r w:rsidR="00FD1C48">
              <w:rPr>
                <w:rFonts w:ascii="Times New Roman" w:eastAsia="Times New Roman" w:hAnsi="Times New Roman" w:cs="Times New Roman"/>
                <w:color w:val="000000" w:themeColor="text1"/>
                <w:sz w:val="20"/>
                <w:szCs w:val="20"/>
              </w:rPr>
              <w:t xml:space="preserve"> 03.08</w:t>
            </w:r>
          </w:p>
        </w:tc>
      </w:tr>
      <w:tr w:rsidR="00D911EF" w14:paraId="0E497F4F" w14:textId="77777777" w:rsidTr="3BC781B9">
        <w:trPr>
          <w:ins w:id="0" w:author="Инна Карелина" w:date="2021-08-11T16:46:00Z"/>
        </w:trPr>
        <w:tc>
          <w:tcPr>
            <w:tcW w:w="978" w:type="dxa"/>
            <w:tcBorders>
              <w:top w:val="single" w:sz="8" w:space="0" w:color="999999"/>
              <w:left w:val="nil"/>
              <w:bottom w:val="single" w:sz="8" w:space="0" w:color="999999"/>
              <w:right w:val="nil"/>
            </w:tcBorders>
          </w:tcPr>
          <w:p w14:paraId="5535C1F2" w14:textId="348C1499" w:rsidR="00D911EF" w:rsidRDefault="00D911EF" w:rsidP="00D911EF">
            <w:pPr>
              <w:jc w:val="both"/>
              <w:rPr>
                <w:ins w:id="1" w:author="Инна Карелина" w:date="2021-08-11T16:46:00Z"/>
                <w:rFonts w:ascii="Times New Roman" w:eastAsia="Times New Roman" w:hAnsi="Times New Roman" w:cs="Times New Roman"/>
                <w:color w:val="000000" w:themeColor="text1"/>
                <w:sz w:val="20"/>
                <w:szCs w:val="20"/>
              </w:rPr>
            </w:pPr>
            <w:ins w:id="2" w:author="Инна Карелина" w:date="2021-08-11T16:46:00Z">
              <w:r>
                <w:rPr>
                  <w:rFonts w:ascii="Times New Roman" w:eastAsia="Times New Roman" w:hAnsi="Times New Roman" w:cs="Times New Roman"/>
                  <w:color w:val="000000" w:themeColor="text1"/>
                  <w:sz w:val="20"/>
                  <w:szCs w:val="20"/>
                </w:rPr>
                <w:t>0.</w:t>
              </w:r>
              <w:r>
                <w:rPr>
                  <w:rFonts w:ascii="Times New Roman" w:eastAsia="Times New Roman" w:hAnsi="Times New Roman" w:cs="Times New Roman"/>
                  <w:color w:val="000000" w:themeColor="text1"/>
                  <w:sz w:val="20"/>
                  <w:szCs w:val="20"/>
                </w:rPr>
                <w:t>4</w:t>
              </w:r>
            </w:ins>
          </w:p>
        </w:tc>
        <w:tc>
          <w:tcPr>
            <w:tcW w:w="1394" w:type="dxa"/>
            <w:tcBorders>
              <w:top w:val="single" w:sz="8" w:space="0" w:color="999999"/>
              <w:left w:val="nil"/>
              <w:bottom w:val="single" w:sz="8" w:space="0" w:color="999999"/>
              <w:right w:val="nil"/>
            </w:tcBorders>
          </w:tcPr>
          <w:p w14:paraId="0A5E4EB0" w14:textId="6BA89AF0" w:rsidR="00D911EF" w:rsidRDefault="00D911EF" w:rsidP="00D911EF">
            <w:pPr>
              <w:jc w:val="both"/>
              <w:rPr>
                <w:ins w:id="3" w:author="Инна Карелина" w:date="2021-08-11T16:46:00Z"/>
                <w:rFonts w:ascii="Times New Roman" w:eastAsia="Times New Roman" w:hAnsi="Times New Roman" w:cs="Times New Roman"/>
                <w:color w:val="000000" w:themeColor="text1"/>
                <w:sz w:val="20"/>
                <w:szCs w:val="20"/>
              </w:rPr>
            </w:pPr>
            <w:ins w:id="4" w:author="Инна Карелина" w:date="2021-08-11T16:46:00Z">
              <w:r>
                <w:rPr>
                  <w:rFonts w:ascii="Times New Roman" w:eastAsia="Times New Roman" w:hAnsi="Times New Roman" w:cs="Times New Roman"/>
                  <w:color w:val="000000" w:themeColor="text1"/>
                  <w:sz w:val="20"/>
                  <w:szCs w:val="20"/>
                </w:rPr>
                <w:t>11</w:t>
              </w:r>
              <w:r>
                <w:rPr>
                  <w:rFonts w:ascii="Times New Roman" w:eastAsia="Times New Roman" w:hAnsi="Times New Roman" w:cs="Times New Roman"/>
                  <w:color w:val="000000" w:themeColor="text1"/>
                  <w:sz w:val="20"/>
                  <w:szCs w:val="20"/>
                </w:rPr>
                <w:t>.08.21</w:t>
              </w:r>
            </w:ins>
          </w:p>
        </w:tc>
        <w:tc>
          <w:tcPr>
            <w:tcW w:w="2375" w:type="dxa"/>
            <w:tcBorders>
              <w:top w:val="single" w:sz="8" w:space="0" w:color="999999"/>
              <w:left w:val="nil"/>
              <w:bottom w:val="single" w:sz="8" w:space="0" w:color="999999"/>
              <w:right w:val="nil"/>
            </w:tcBorders>
          </w:tcPr>
          <w:p w14:paraId="5EFD6D62" w14:textId="00D182CB" w:rsidR="00D911EF" w:rsidRDefault="00D911EF" w:rsidP="00D911EF">
            <w:pPr>
              <w:jc w:val="both"/>
              <w:rPr>
                <w:ins w:id="5" w:author="Инна Карелина" w:date="2021-08-11T16:46:00Z"/>
                <w:rFonts w:ascii="Times New Roman" w:eastAsia="Times New Roman" w:hAnsi="Times New Roman" w:cs="Times New Roman"/>
                <w:color w:val="000000" w:themeColor="text1"/>
                <w:sz w:val="20"/>
                <w:szCs w:val="20"/>
              </w:rPr>
            </w:pPr>
            <w:ins w:id="6" w:author="Инна Карелина" w:date="2021-08-11T16:46:00Z">
              <w:r>
                <w:rPr>
                  <w:rFonts w:ascii="Times New Roman" w:eastAsia="Times New Roman" w:hAnsi="Times New Roman" w:cs="Times New Roman"/>
                  <w:color w:val="000000" w:themeColor="text1"/>
                  <w:sz w:val="20"/>
                  <w:szCs w:val="20"/>
                </w:rPr>
                <w:t>Карелина И.</w:t>
              </w:r>
            </w:ins>
          </w:p>
        </w:tc>
        <w:tc>
          <w:tcPr>
            <w:tcW w:w="4882" w:type="dxa"/>
            <w:tcBorders>
              <w:top w:val="single" w:sz="8" w:space="0" w:color="999999"/>
              <w:left w:val="nil"/>
              <w:bottom w:val="single" w:sz="8" w:space="0" w:color="999999"/>
              <w:right w:val="nil"/>
            </w:tcBorders>
          </w:tcPr>
          <w:p w14:paraId="3B5A3253" w14:textId="24A5D57A" w:rsidR="00D911EF" w:rsidRDefault="00D911EF" w:rsidP="00D911EF">
            <w:pPr>
              <w:jc w:val="both"/>
              <w:rPr>
                <w:ins w:id="7" w:author="Инна Карелина" w:date="2021-08-11T16:46:00Z"/>
                <w:rFonts w:ascii="Times New Roman" w:eastAsia="Times New Roman" w:hAnsi="Times New Roman" w:cs="Times New Roman"/>
                <w:color w:val="000000" w:themeColor="text1"/>
                <w:sz w:val="20"/>
                <w:szCs w:val="20"/>
              </w:rPr>
            </w:pPr>
            <w:ins w:id="8" w:author="Инна Карелина" w:date="2021-08-11T16:46:00Z">
              <w:r>
                <w:rPr>
                  <w:rFonts w:ascii="Times New Roman" w:eastAsia="Times New Roman" w:hAnsi="Times New Roman" w:cs="Times New Roman"/>
                  <w:color w:val="000000" w:themeColor="text1"/>
                  <w:sz w:val="20"/>
                  <w:szCs w:val="20"/>
                </w:rPr>
                <w:t xml:space="preserve">Редактирование документа </w:t>
              </w:r>
            </w:ins>
          </w:p>
        </w:tc>
      </w:tr>
    </w:tbl>
    <w:p w14:paraId="547DFD57" w14:textId="0D397A58" w:rsidR="6B710B8C" w:rsidRDefault="6B710B8C" w:rsidP="44139598">
      <w:pPr>
        <w:jc w:val="center"/>
      </w:pPr>
      <w:r>
        <w:br/>
      </w:r>
    </w:p>
    <w:p w14:paraId="1925C72C" w14:textId="6B1D9035" w:rsidR="44139598" w:rsidRDefault="44139598" w:rsidP="44139598">
      <w:pPr>
        <w:jc w:val="both"/>
        <w:rPr>
          <w:rFonts w:ascii="Times New Roman" w:eastAsia="Times New Roman" w:hAnsi="Times New Roman" w:cs="Times New Roman"/>
          <w:color w:val="000000" w:themeColor="text1"/>
          <w:sz w:val="24"/>
          <w:szCs w:val="24"/>
        </w:rPr>
      </w:pPr>
    </w:p>
    <w:p w14:paraId="6DC26C0C" w14:textId="261E3FA4" w:rsidR="56705D36" w:rsidRDefault="56705D36"/>
    <w:p w14:paraId="15B77A85" w14:textId="4B844035" w:rsidR="00AE70DA" w:rsidRPr="00D15070" w:rsidRDefault="00D15070" w:rsidP="00EF45D8">
      <w:pPr>
        <w:ind w:right="1"/>
        <w:rPr>
          <w:rFonts w:ascii="Times New Roman" w:hAnsi="Times New Roman" w:cs="Times New Roman"/>
        </w:rPr>
      </w:pPr>
      <w:r w:rsidRPr="00D15070">
        <w:rPr>
          <w:rFonts w:ascii="Times New Roman" w:hAnsi="Times New Roman" w:cs="Times New Roman"/>
        </w:rPr>
        <w:br w:type="page"/>
      </w:r>
    </w:p>
    <w:sdt>
      <w:sdtPr>
        <w:rPr>
          <w:rFonts w:ascii="Times New Roman" w:eastAsiaTheme="minorHAnsi" w:hAnsi="Times New Roman" w:cs="Times New Roman"/>
          <w:b w:val="0"/>
          <w:bCs w:val="0"/>
          <w:color w:val="auto"/>
          <w:sz w:val="24"/>
          <w:szCs w:val="24"/>
          <w:lang w:eastAsia="en-US"/>
        </w:rPr>
        <w:id w:val="-244653333"/>
        <w:docPartObj>
          <w:docPartGallery w:val="Table of Contents"/>
          <w:docPartUnique/>
        </w:docPartObj>
      </w:sdtPr>
      <w:sdtEndPr/>
      <w:sdtContent>
        <w:p w14:paraId="5E0993CB" w14:textId="7A158AE7" w:rsidR="00142E51" w:rsidRPr="009F3358" w:rsidRDefault="00D15070" w:rsidP="00D15070">
          <w:pPr>
            <w:pStyle w:val="af1"/>
            <w:tabs>
              <w:tab w:val="left" w:pos="1935"/>
            </w:tabs>
            <w:jc w:val="center"/>
            <w:rPr>
              <w:rFonts w:ascii="Times New Roman" w:hAnsi="Times New Roman" w:cs="Times New Roman"/>
              <w:color w:val="auto"/>
              <w:sz w:val="24"/>
              <w:szCs w:val="24"/>
            </w:rPr>
          </w:pPr>
          <w:r w:rsidRPr="009F3358">
            <w:rPr>
              <w:rFonts w:ascii="Times New Roman" w:hAnsi="Times New Roman" w:cs="Times New Roman"/>
              <w:color w:val="auto"/>
              <w:sz w:val="24"/>
              <w:szCs w:val="24"/>
            </w:rPr>
            <w:t>Содержание</w:t>
          </w:r>
        </w:p>
        <w:p w14:paraId="429E6DE9" w14:textId="3FFF5E55" w:rsidR="009F3358" w:rsidRPr="009F3358" w:rsidRDefault="00142E51">
          <w:pPr>
            <w:pStyle w:val="12"/>
            <w:tabs>
              <w:tab w:val="left" w:pos="440"/>
              <w:tab w:val="right" w:leader="dot" w:pos="9627"/>
            </w:tabs>
            <w:rPr>
              <w:rFonts w:ascii="Times New Roman" w:eastAsiaTheme="minorEastAsia" w:hAnsi="Times New Roman" w:cs="Times New Roman"/>
              <w:noProof/>
              <w:sz w:val="24"/>
              <w:szCs w:val="24"/>
              <w:lang w:eastAsia="ru-RU"/>
            </w:rPr>
          </w:pPr>
          <w:r w:rsidRPr="009F3358">
            <w:rPr>
              <w:rFonts w:ascii="Times New Roman" w:hAnsi="Times New Roman" w:cs="Times New Roman"/>
              <w:sz w:val="24"/>
              <w:szCs w:val="24"/>
            </w:rPr>
            <w:fldChar w:fldCharType="begin"/>
          </w:r>
          <w:r w:rsidRPr="009F3358">
            <w:rPr>
              <w:rFonts w:ascii="Times New Roman" w:hAnsi="Times New Roman" w:cs="Times New Roman"/>
              <w:sz w:val="24"/>
              <w:szCs w:val="24"/>
            </w:rPr>
            <w:instrText xml:space="preserve"> TOC \o "1-3" \h \z \u </w:instrText>
          </w:r>
          <w:r w:rsidRPr="009F3358">
            <w:rPr>
              <w:rFonts w:ascii="Times New Roman" w:hAnsi="Times New Roman" w:cs="Times New Roman"/>
              <w:sz w:val="24"/>
              <w:szCs w:val="24"/>
            </w:rPr>
            <w:fldChar w:fldCharType="separate"/>
          </w:r>
          <w:hyperlink w:anchor="_Toc79400103" w:history="1">
            <w:r w:rsidR="009F3358" w:rsidRPr="009F3358">
              <w:rPr>
                <w:rStyle w:val="af2"/>
                <w:rFonts w:ascii="Times New Roman" w:hAnsi="Times New Roman" w:cs="Times New Roman"/>
                <w:noProof/>
                <w:sz w:val="24"/>
                <w:szCs w:val="24"/>
              </w:rPr>
              <w:t>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НАЗНАЧЕНИЕ ДОКУМЕНТА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_Toc79400103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5</w:t>
            </w:r>
            <w:r w:rsidR="009F3358" w:rsidRPr="009F3358">
              <w:rPr>
                <w:rFonts w:ascii="Times New Roman" w:hAnsi="Times New Roman" w:cs="Times New Roman"/>
                <w:noProof/>
                <w:webHidden/>
                <w:sz w:val="24"/>
                <w:szCs w:val="24"/>
              </w:rPr>
              <w:fldChar w:fldCharType="end"/>
            </w:r>
          </w:hyperlink>
        </w:p>
        <w:p w14:paraId="52EB4CB3" w14:textId="5FE45877"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04" w:history="1">
            <w:r w:rsidR="009F3358" w:rsidRPr="009F3358">
              <w:rPr>
                <w:rStyle w:val="af2"/>
                <w:rFonts w:ascii="Times New Roman" w:hAnsi="Times New Roman" w:cs="Times New Roman"/>
                <w:noProof/>
                <w:sz w:val="24"/>
                <w:szCs w:val="24"/>
              </w:rPr>
              <w:t>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НАЗНАЧЕНИЕ И ЦЕЛИ СОЗДАНИЯ СЕРВИСА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_Toc79400104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6</w:t>
            </w:r>
            <w:r w:rsidR="009F3358" w:rsidRPr="009F3358">
              <w:rPr>
                <w:rFonts w:ascii="Times New Roman" w:hAnsi="Times New Roman" w:cs="Times New Roman"/>
                <w:noProof/>
                <w:webHidden/>
                <w:sz w:val="24"/>
                <w:szCs w:val="24"/>
              </w:rPr>
              <w:fldChar w:fldCharType="end"/>
            </w:r>
          </w:hyperlink>
        </w:p>
        <w:p w14:paraId="27EA4CB1" w14:textId="0C0BCAC1"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05"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2.1.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Термины</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_Toc79400105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6</w:t>
            </w:r>
            <w:r w:rsidR="009F3358" w:rsidRPr="009F3358">
              <w:rPr>
                <w:rFonts w:ascii="Times New Roman" w:hAnsi="Times New Roman" w:cs="Times New Roman"/>
                <w:noProof/>
                <w:webHidden/>
                <w:sz w:val="24"/>
                <w:szCs w:val="24"/>
              </w:rPr>
              <w:fldChar w:fldCharType="end"/>
            </w:r>
          </w:hyperlink>
        </w:p>
        <w:p w14:paraId="628CD7B9" w14:textId="3DBBACBF"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06"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2.1.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Назначение сервиса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_Toc79400106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6</w:t>
            </w:r>
            <w:r w:rsidR="009F3358" w:rsidRPr="009F3358">
              <w:rPr>
                <w:rFonts w:ascii="Times New Roman" w:hAnsi="Times New Roman" w:cs="Times New Roman"/>
                <w:noProof/>
                <w:webHidden/>
                <w:sz w:val="24"/>
                <w:szCs w:val="24"/>
              </w:rPr>
              <w:fldChar w:fldCharType="end"/>
            </w:r>
          </w:hyperlink>
        </w:p>
        <w:p w14:paraId="503CC19A" w14:textId="779D868D"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07" w:history="1">
            <w:r w:rsidR="009F3358" w:rsidRPr="009F3358">
              <w:rPr>
                <w:rStyle w:val="af2"/>
                <w:rFonts w:ascii="Times New Roman" w:eastAsia="Times New Roman" w:hAnsi="Times New Roman" w:cs="Times New Roman"/>
                <w:noProof/>
                <w:sz w:val="24"/>
                <w:szCs w:val="24"/>
              </w:rPr>
              <w:t>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eastAsia="Times New Roman" w:hAnsi="Times New Roman" w:cs="Times New Roman"/>
                <w:noProof/>
                <w:sz w:val="24"/>
                <w:szCs w:val="24"/>
              </w:rPr>
              <w:t>ТРЕБОВАНИЕ К РОЛЕВОЙ МОДЕЛИ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_Toc79400107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8</w:t>
            </w:r>
            <w:r w:rsidR="009F3358" w:rsidRPr="009F3358">
              <w:rPr>
                <w:rFonts w:ascii="Times New Roman" w:hAnsi="Times New Roman" w:cs="Times New Roman"/>
                <w:noProof/>
                <w:webHidden/>
                <w:sz w:val="24"/>
                <w:szCs w:val="24"/>
              </w:rPr>
              <w:fldChar w:fldCharType="end"/>
            </w:r>
          </w:hyperlink>
        </w:p>
        <w:p w14:paraId="45DC1247" w14:textId="4C6A3B49"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08" w:history="1">
            <w:r w:rsidR="009F3358" w:rsidRPr="009F3358">
              <w:rPr>
                <w:rStyle w:val="af2"/>
                <w:rFonts w:ascii="Times New Roman" w:hAnsi="Times New Roman" w:cs="Times New Roman"/>
                <w:noProof/>
                <w:sz w:val="24"/>
                <w:szCs w:val="24"/>
              </w:rPr>
              <w:t>4.</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ОСНОВНОЙ БИЗНЕС-ПРОЦЕСС</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_Toc79400108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10</w:t>
            </w:r>
            <w:r w:rsidR="009F3358" w:rsidRPr="009F3358">
              <w:rPr>
                <w:rFonts w:ascii="Times New Roman" w:hAnsi="Times New Roman" w:cs="Times New Roman"/>
                <w:noProof/>
                <w:webHidden/>
                <w:sz w:val="24"/>
                <w:szCs w:val="24"/>
              </w:rPr>
              <w:fldChar w:fldCharType="end"/>
            </w:r>
          </w:hyperlink>
        </w:p>
        <w:p w14:paraId="26B605C3" w14:textId="5B1C43B7"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09" w:history="1">
            <w:r w:rsidR="009F3358" w:rsidRPr="009F3358">
              <w:rPr>
                <w:rStyle w:val="af2"/>
                <w:rFonts w:ascii="Times New Roman" w:eastAsia="Malgun Gothic" w:hAnsi="Times New Roman" w:cs="Times New Roman"/>
                <w:noProof/>
                <w:sz w:val="24"/>
                <w:szCs w:val="24"/>
                <w:lang w:eastAsia="ru-RU"/>
              </w:rPr>
              <w:t>5.</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ФУНКЦИОНАЛЬНЫЕ ТРЕБОВАНИЯ</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_Toc79400109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14</w:t>
            </w:r>
            <w:r w:rsidR="009F3358" w:rsidRPr="009F3358">
              <w:rPr>
                <w:rFonts w:ascii="Times New Roman" w:hAnsi="Times New Roman" w:cs="Times New Roman"/>
                <w:noProof/>
                <w:webHidden/>
                <w:sz w:val="24"/>
                <w:szCs w:val="24"/>
              </w:rPr>
              <w:fldChar w:fldCharType="end"/>
            </w:r>
          </w:hyperlink>
        </w:p>
        <w:p w14:paraId="3007C6C2" w14:textId="5C960352"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10"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Описание сервиса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_Toc79400110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14</w:t>
            </w:r>
            <w:r w:rsidR="009F3358" w:rsidRPr="009F3358">
              <w:rPr>
                <w:rFonts w:ascii="Times New Roman" w:hAnsi="Times New Roman" w:cs="Times New Roman"/>
                <w:noProof/>
                <w:webHidden/>
                <w:sz w:val="24"/>
                <w:szCs w:val="24"/>
              </w:rPr>
              <w:fldChar w:fldCharType="end"/>
            </w:r>
          </w:hyperlink>
        </w:p>
        <w:p w14:paraId="3560CDCE" w14:textId="41AC5BBA"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11"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«Заявки на подбор персонала»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_Toc79400111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16</w:t>
            </w:r>
            <w:r w:rsidR="009F3358" w:rsidRPr="009F3358">
              <w:rPr>
                <w:rFonts w:ascii="Times New Roman" w:hAnsi="Times New Roman" w:cs="Times New Roman"/>
                <w:noProof/>
                <w:webHidden/>
                <w:sz w:val="24"/>
                <w:szCs w:val="24"/>
              </w:rPr>
              <w:fldChar w:fldCharType="end"/>
            </w:r>
          </w:hyperlink>
        </w:p>
        <w:p w14:paraId="5DC41CB2" w14:textId="28D202DE"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12"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сервиса  для пользователей с ролью «Автор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_Toc79400112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16</w:t>
            </w:r>
            <w:r w:rsidR="009F3358" w:rsidRPr="009F3358">
              <w:rPr>
                <w:rFonts w:ascii="Times New Roman" w:hAnsi="Times New Roman" w:cs="Times New Roman"/>
                <w:noProof/>
                <w:webHidden/>
                <w:sz w:val="24"/>
                <w:szCs w:val="24"/>
              </w:rPr>
              <w:fldChar w:fldCharType="end"/>
            </w:r>
          </w:hyperlink>
        </w:p>
        <w:p w14:paraId="478DAFBB" w14:textId="04AE9755"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13"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сервиса для пользователей с ролью  «Аккаунт»</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_Toc79400113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17</w:t>
            </w:r>
            <w:r w:rsidR="009F3358" w:rsidRPr="009F3358">
              <w:rPr>
                <w:rFonts w:ascii="Times New Roman" w:hAnsi="Times New Roman" w:cs="Times New Roman"/>
                <w:noProof/>
                <w:webHidden/>
                <w:sz w:val="24"/>
                <w:szCs w:val="24"/>
              </w:rPr>
              <w:fldChar w:fldCharType="end"/>
            </w:r>
          </w:hyperlink>
        </w:p>
        <w:p w14:paraId="219B7553" w14:textId="35CDFF1B"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14" w:history="1">
            <w:r w:rsidR="009F3358" w:rsidRPr="009F3358">
              <w:rPr>
                <w:rStyle w:val="af2"/>
                <w:rFonts w:ascii="Times New Roman" w:hAnsi="Times New Roman" w:cs="Times New Roman"/>
                <w:noProof/>
                <w:sz w:val="24"/>
                <w:szCs w:val="24"/>
              </w:rPr>
              <w:t>5.2.2.1.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«Мои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_Toc79400114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18</w:t>
            </w:r>
            <w:r w:rsidR="009F3358" w:rsidRPr="009F3358">
              <w:rPr>
                <w:rFonts w:ascii="Times New Roman" w:hAnsi="Times New Roman" w:cs="Times New Roman"/>
                <w:noProof/>
                <w:webHidden/>
                <w:sz w:val="24"/>
                <w:szCs w:val="24"/>
              </w:rPr>
              <w:fldChar w:fldCharType="end"/>
            </w:r>
          </w:hyperlink>
        </w:p>
        <w:p w14:paraId="63F0A334" w14:textId="48F7DD50"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15" w:history="1">
            <w:r w:rsidR="009F3358" w:rsidRPr="009F3358">
              <w:rPr>
                <w:rStyle w:val="af2"/>
                <w:rFonts w:ascii="Times New Roman" w:hAnsi="Times New Roman" w:cs="Times New Roman"/>
                <w:noProof/>
                <w:sz w:val="24"/>
                <w:szCs w:val="24"/>
              </w:rPr>
              <w:t>5.2.2.2.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«У меня на рассмотрении»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_Toc79400115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18</w:t>
            </w:r>
            <w:r w:rsidR="009F3358" w:rsidRPr="009F3358">
              <w:rPr>
                <w:rFonts w:ascii="Times New Roman" w:hAnsi="Times New Roman" w:cs="Times New Roman"/>
                <w:noProof/>
                <w:webHidden/>
                <w:sz w:val="24"/>
                <w:szCs w:val="24"/>
              </w:rPr>
              <w:fldChar w:fldCharType="end"/>
            </w:r>
          </w:hyperlink>
        </w:p>
        <w:p w14:paraId="21B1E89F" w14:textId="0747EE23"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16" w:history="1">
            <w:r w:rsidR="009F3358" w:rsidRPr="009F3358">
              <w:rPr>
                <w:rStyle w:val="af2"/>
                <w:rFonts w:ascii="Times New Roman" w:hAnsi="Times New Roman" w:cs="Times New Roman"/>
                <w:noProof/>
                <w:sz w:val="24"/>
                <w:szCs w:val="24"/>
              </w:rPr>
              <w:t>5.2.2.3.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 Исполненные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_Toc79400116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18</w:t>
            </w:r>
            <w:r w:rsidR="009F3358" w:rsidRPr="009F3358">
              <w:rPr>
                <w:rFonts w:ascii="Times New Roman" w:hAnsi="Times New Roman" w:cs="Times New Roman"/>
                <w:noProof/>
                <w:webHidden/>
                <w:sz w:val="24"/>
                <w:szCs w:val="24"/>
              </w:rPr>
              <w:fldChar w:fldCharType="end"/>
            </w:r>
          </w:hyperlink>
        </w:p>
        <w:p w14:paraId="4135D05D" w14:textId="67CDBD2F"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17"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Сервиса для пользователей с ролью «Главный рекрутер»</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_Toc79400117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19</w:t>
            </w:r>
            <w:r w:rsidR="009F3358" w:rsidRPr="009F3358">
              <w:rPr>
                <w:rFonts w:ascii="Times New Roman" w:hAnsi="Times New Roman" w:cs="Times New Roman"/>
                <w:noProof/>
                <w:webHidden/>
                <w:sz w:val="24"/>
                <w:szCs w:val="24"/>
              </w:rPr>
              <w:fldChar w:fldCharType="end"/>
            </w:r>
          </w:hyperlink>
        </w:p>
        <w:p w14:paraId="488746E4" w14:textId="3F9F3D88"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18" w:history="1">
            <w:r w:rsidR="009F3358" w:rsidRPr="009F3358">
              <w:rPr>
                <w:rStyle w:val="af2"/>
                <w:rFonts w:ascii="Times New Roman" w:hAnsi="Times New Roman" w:cs="Times New Roman"/>
                <w:noProof/>
                <w:sz w:val="24"/>
                <w:szCs w:val="24"/>
              </w:rPr>
              <w:t>5.2.3.1.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«Мои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_Toc79400118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19</w:t>
            </w:r>
            <w:r w:rsidR="009F3358" w:rsidRPr="009F3358">
              <w:rPr>
                <w:rFonts w:ascii="Times New Roman" w:hAnsi="Times New Roman" w:cs="Times New Roman"/>
                <w:noProof/>
                <w:webHidden/>
                <w:sz w:val="24"/>
                <w:szCs w:val="24"/>
              </w:rPr>
              <w:fldChar w:fldCharType="end"/>
            </w:r>
          </w:hyperlink>
        </w:p>
        <w:p w14:paraId="08B78122" w14:textId="33EE6707"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19" w:history="1">
            <w:r w:rsidR="009F3358" w:rsidRPr="009F3358">
              <w:rPr>
                <w:rStyle w:val="af2"/>
                <w:rFonts w:ascii="Times New Roman" w:hAnsi="Times New Roman" w:cs="Times New Roman"/>
                <w:noProof/>
                <w:sz w:val="24"/>
                <w:szCs w:val="24"/>
              </w:rPr>
              <w:t>5.2.3.2.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«У меня на рассмотрении»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_Toc79400119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19</w:t>
            </w:r>
            <w:r w:rsidR="009F3358" w:rsidRPr="009F3358">
              <w:rPr>
                <w:rFonts w:ascii="Times New Roman" w:hAnsi="Times New Roman" w:cs="Times New Roman"/>
                <w:noProof/>
                <w:webHidden/>
                <w:sz w:val="24"/>
                <w:szCs w:val="24"/>
              </w:rPr>
              <w:fldChar w:fldCharType="end"/>
            </w:r>
          </w:hyperlink>
        </w:p>
        <w:p w14:paraId="02E1A2D6" w14:textId="0EE1AE98"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20" w:history="1">
            <w:r w:rsidR="009F3358" w:rsidRPr="009F3358">
              <w:rPr>
                <w:rStyle w:val="af2"/>
                <w:rFonts w:ascii="Times New Roman" w:hAnsi="Times New Roman" w:cs="Times New Roman"/>
                <w:noProof/>
                <w:sz w:val="24"/>
                <w:szCs w:val="24"/>
              </w:rPr>
              <w:t>5.2.3.3.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 Исполненные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_Toc79400120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20</w:t>
            </w:r>
            <w:r w:rsidR="009F3358" w:rsidRPr="009F3358">
              <w:rPr>
                <w:rFonts w:ascii="Times New Roman" w:hAnsi="Times New Roman" w:cs="Times New Roman"/>
                <w:noProof/>
                <w:webHidden/>
                <w:sz w:val="24"/>
                <w:szCs w:val="24"/>
              </w:rPr>
              <w:fldChar w:fldCharType="end"/>
            </w:r>
          </w:hyperlink>
        </w:p>
        <w:p w14:paraId="2530A909" w14:textId="5FD6B29A"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21"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5.2.4.</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Сервиса для пользователей с ролью «Рекрутер»</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_Toc79400121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21</w:t>
            </w:r>
            <w:r w:rsidR="009F3358" w:rsidRPr="009F3358">
              <w:rPr>
                <w:rFonts w:ascii="Times New Roman" w:hAnsi="Times New Roman" w:cs="Times New Roman"/>
                <w:noProof/>
                <w:webHidden/>
                <w:sz w:val="24"/>
                <w:szCs w:val="24"/>
              </w:rPr>
              <w:fldChar w:fldCharType="end"/>
            </w:r>
          </w:hyperlink>
        </w:p>
        <w:p w14:paraId="56D18813" w14:textId="489AC8C4"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22" w:history="1">
            <w:r w:rsidR="009F3358" w:rsidRPr="009F3358">
              <w:rPr>
                <w:rStyle w:val="af2"/>
                <w:rFonts w:ascii="Times New Roman" w:hAnsi="Times New Roman" w:cs="Times New Roman"/>
                <w:noProof/>
                <w:sz w:val="24"/>
                <w:szCs w:val="24"/>
              </w:rPr>
              <w:t>5.2.4.1.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«Мои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_Toc79400122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21</w:t>
            </w:r>
            <w:r w:rsidR="009F3358" w:rsidRPr="009F3358">
              <w:rPr>
                <w:rFonts w:ascii="Times New Roman" w:hAnsi="Times New Roman" w:cs="Times New Roman"/>
                <w:noProof/>
                <w:webHidden/>
                <w:sz w:val="24"/>
                <w:szCs w:val="24"/>
              </w:rPr>
              <w:fldChar w:fldCharType="end"/>
            </w:r>
          </w:hyperlink>
        </w:p>
        <w:p w14:paraId="3F5E2E86" w14:textId="20F9D04F"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23" w:history="1">
            <w:r w:rsidR="009F3358" w:rsidRPr="009F3358">
              <w:rPr>
                <w:rStyle w:val="af2"/>
                <w:rFonts w:ascii="Times New Roman" w:hAnsi="Times New Roman" w:cs="Times New Roman"/>
                <w:noProof/>
                <w:sz w:val="24"/>
                <w:szCs w:val="24"/>
              </w:rPr>
              <w:t>5.2.4.2.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«У меня на рассмотрении»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_Toc79400123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21</w:t>
            </w:r>
            <w:r w:rsidR="009F3358" w:rsidRPr="009F3358">
              <w:rPr>
                <w:rFonts w:ascii="Times New Roman" w:hAnsi="Times New Roman" w:cs="Times New Roman"/>
                <w:noProof/>
                <w:webHidden/>
                <w:sz w:val="24"/>
                <w:szCs w:val="24"/>
              </w:rPr>
              <w:fldChar w:fldCharType="end"/>
            </w:r>
          </w:hyperlink>
        </w:p>
        <w:p w14:paraId="1B2B9A8E" w14:textId="1941FB06" w:rsidR="009F3358" w:rsidRPr="009F3358" w:rsidRDefault="00811C01">
          <w:pPr>
            <w:pStyle w:val="23"/>
            <w:tabs>
              <w:tab w:val="left" w:pos="1320"/>
              <w:tab w:val="right" w:leader="dot" w:pos="9627"/>
            </w:tabs>
            <w:rPr>
              <w:rFonts w:ascii="Times New Roman" w:eastAsiaTheme="minorEastAsia" w:hAnsi="Times New Roman" w:cs="Times New Roman"/>
              <w:noProof/>
              <w:sz w:val="24"/>
              <w:szCs w:val="24"/>
              <w:lang w:eastAsia="ru-RU"/>
            </w:rPr>
          </w:pPr>
          <w:hyperlink w:anchor="_Toc79400124" w:history="1">
            <w:r w:rsidR="009F3358" w:rsidRPr="009F3358">
              <w:rPr>
                <w:rStyle w:val="af2"/>
                <w:rFonts w:ascii="Times New Roman" w:hAnsi="Times New Roman" w:cs="Times New Roman"/>
                <w:noProof/>
                <w:sz w:val="24"/>
                <w:szCs w:val="24"/>
              </w:rPr>
              <w:t>5.2.4.3.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Блок « Исполненные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_Toc79400124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22</w:t>
            </w:r>
            <w:r w:rsidR="009F3358" w:rsidRPr="009F3358">
              <w:rPr>
                <w:rFonts w:ascii="Times New Roman" w:hAnsi="Times New Roman" w:cs="Times New Roman"/>
                <w:noProof/>
                <w:webHidden/>
                <w:sz w:val="24"/>
                <w:szCs w:val="24"/>
              </w:rPr>
              <w:fldChar w:fldCharType="end"/>
            </w:r>
          </w:hyperlink>
        </w:p>
        <w:p w14:paraId="72D50530" w14:textId="5AF83DB7"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25"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Карточка создания заявки на подбор персонала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_Toc79400125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22</w:t>
            </w:r>
            <w:r w:rsidR="009F3358" w:rsidRPr="009F3358">
              <w:rPr>
                <w:rFonts w:ascii="Times New Roman" w:hAnsi="Times New Roman" w:cs="Times New Roman"/>
                <w:noProof/>
                <w:webHidden/>
                <w:sz w:val="24"/>
                <w:szCs w:val="24"/>
              </w:rPr>
              <w:fldChar w:fldCharType="end"/>
            </w:r>
          </w:hyperlink>
        </w:p>
        <w:p w14:paraId="7134E6D7" w14:textId="572B095A"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26"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Карточка заявки на подбор персонала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_Toc79400126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27</w:t>
            </w:r>
            <w:r w:rsidR="009F3358" w:rsidRPr="009F3358">
              <w:rPr>
                <w:rFonts w:ascii="Times New Roman" w:hAnsi="Times New Roman" w:cs="Times New Roman"/>
                <w:noProof/>
                <w:webHidden/>
                <w:sz w:val="24"/>
                <w:szCs w:val="24"/>
              </w:rPr>
              <w:fldChar w:fldCharType="end"/>
            </w:r>
          </w:hyperlink>
        </w:p>
        <w:p w14:paraId="1588AF3C" w14:textId="2E996092"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27"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Общая информация по заявке</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_Toc79400127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28</w:t>
            </w:r>
            <w:r w:rsidR="009F3358" w:rsidRPr="009F3358">
              <w:rPr>
                <w:rFonts w:ascii="Times New Roman" w:hAnsi="Times New Roman" w:cs="Times New Roman"/>
                <w:noProof/>
                <w:webHidden/>
                <w:sz w:val="24"/>
                <w:szCs w:val="24"/>
              </w:rPr>
              <w:fldChar w:fldCharType="end"/>
            </w:r>
          </w:hyperlink>
        </w:p>
        <w:p w14:paraId="37B73E47" w14:textId="71D0F8A2"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28"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Общая информация по вакансии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_Toc79400128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29</w:t>
            </w:r>
            <w:r w:rsidR="009F3358" w:rsidRPr="009F3358">
              <w:rPr>
                <w:rFonts w:ascii="Times New Roman" w:hAnsi="Times New Roman" w:cs="Times New Roman"/>
                <w:noProof/>
                <w:webHidden/>
                <w:sz w:val="24"/>
                <w:szCs w:val="24"/>
              </w:rPr>
              <w:fldChar w:fldCharType="end"/>
            </w:r>
          </w:hyperlink>
        </w:p>
        <w:p w14:paraId="0BDD0D73" w14:textId="26EAC6D9"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29"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Требования к компетентности сотрудника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_Toc79400129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30</w:t>
            </w:r>
            <w:r w:rsidR="009F3358" w:rsidRPr="009F3358">
              <w:rPr>
                <w:rFonts w:ascii="Times New Roman" w:hAnsi="Times New Roman" w:cs="Times New Roman"/>
                <w:noProof/>
                <w:webHidden/>
                <w:sz w:val="24"/>
                <w:szCs w:val="24"/>
              </w:rPr>
              <w:fldChar w:fldCharType="end"/>
            </w:r>
          </w:hyperlink>
        </w:p>
        <w:p w14:paraId="3A59BE95" w14:textId="23DB8FCB"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30"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 xml:space="preserve">Информация </w:t>
            </w:r>
            <w:r w:rsidR="009F3358" w:rsidRPr="009F3358">
              <w:rPr>
                <w:rStyle w:val="af2"/>
                <w:rFonts w:ascii="Times New Roman" w:hAnsi="Times New Roman" w:cs="Times New Roman"/>
                <w:noProof/>
                <w:sz w:val="24"/>
                <w:szCs w:val="24"/>
                <w:lang w:val="en-US"/>
              </w:rPr>
              <w:t>HR</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_Toc79400130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30</w:t>
            </w:r>
            <w:r w:rsidR="009F3358" w:rsidRPr="009F3358">
              <w:rPr>
                <w:rFonts w:ascii="Times New Roman" w:hAnsi="Times New Roman" w:cs="Times New Roman"/>
                <w:noProof/>
                <w:webHidden/>
                <w:sz w:val="24"/>
                <w:szCs w:val="24"/>
              </w:rPr>
              <w:fldChar w:fldCharType="end"/>
            </w:r>
          </w:hyperlink>
        </w:p>
        <w:p w14:paraId="1FF130C0" w14:textId="40651283"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31"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Карточка «Заявка на подбор персонала» для пользователя с ролью «Автор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_Toc79400131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34</w:t>
            </w:r>
            <w:r w:rsidR="009F3358" w:rsidRPr="009F3358">
              <w:rPr>
                <w:rFonts w:ascii="Times New Roman" w:hAnsi="Times New Roman" w:cs="Times New Roman"/>
                <w:noProof/>
                <w:webHidden/>
                <w:sz w:val="24"/>
                <w:szCs w:val="24"/>
              </w:rPr>
              <w:fldChar w:fldCharType="end"/>
            </w:r>
          </w:hyperlink>
        </w:p>
        <w:p w14:paraId="02E7E855" w14:textId="5D148F23"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32"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Карточка «Заявка на подбор персонала» для пользователя с ролью «Аккаунт»</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_Toc79400132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37</w:t>
            </w:r>
            <w:r w:rsidR="009F3358" w:rsidRPr="009F3358">
              <w:rPr>
                <w:rFonts w:ascii="Times New Roman" w:hAnsi="Times New Roman" w:cs="Times New Roman"/>
                <w:noProof/>
                <w:webHidden/>
                <w:sz w:val="24"/>
                <w:szCs w:val="24"/>
              </w:rPr>
              <w:fldChar w:fldCharType="end"/>
            </w:r>
          </w:hyperlink>
        </w:p>
        <w:p w14:paraId="15C8A94C" w14:textId="7C68A470"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33"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Карточка «Заявка на подбор персонала» для пользователя с ролью «Главный рекрутер»</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_Toc79400133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38</w:t>
            </w:r>
            <w:r w:rsidR="009F3358" w:rsidRPr="009F3358">
              <w:rPr>
                <w:rFonts w:ascii="Times New Roman" w:hAnsi="Times New Roman" w:cs="Times New Roman"/>
                <w:noProof/>
                <w:webHidden/>
                <w:sz w:val="24"/>
                <w:szCs w:val="24"/>
              </w:rPr>
              <w:fldChar w:fldCharType="end"/>
            </w:r>
          </w:hyperlink>
        </w:p>
        <w:p w14:paraId="4E1386BA" w14:textId="5C0B9ECB"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34"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5.2.</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Карточка «Заявка на подбор персонала» для пользователя с ролью «Рекрутер»</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_Toc79400134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42</w:t>
            </w:r>
            <w:r w:rsidR="009F3358" w:rsidRPr="009F3358">
              <w:rPr>
                <w:rFonts w:ascii="Times New Roman" w:hAnsi="Times New Roman" w:cs="Times New Roman"/>
                <w:noProof/>
                <w:webHidden/>
                <w:sz w:val="24"/>
                <w:szCs w:val="24"/>
              </w:rPr>
              <w:fldChar w:fldCharType="end"/>
            </w:r>
          </w:hyperlink>
        </w:p>
        <w:p w14:paraId="5E246E4D" w14:textId="0F84FEF9"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35"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5.3.</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Реестр заявок на подбор персонала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_Toc79400135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44</w:t>
            </w:r>
            <w:r w:rsidR="009F3358" w:rsidRPr="009F3358">
              <w:rPr>
                <w:rFonts w:ascii="Times New Roman" w:hAnsi="Times New Roman" w:cs="Times New Roman"/>
                <w:noProof/>
                <w:webHidden/>
                <w:sz w:val="24"/>
                <w:szCs w:val="24"/>
              </w:rPr>
              <w:fldChar w:fldCharType="end"/>
            </w:r>
          </w:hyperlink>
        </w:p>
        <w:p w14:paraId="36A86CEB" w14:textId="69C84F58"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36"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5.3.1.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«Реестр заявок на подбор. Главный рекрутер»</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_Toc79400136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45</w:t>
            </w:r>
            <w:r w:rsidR="009F3358" w:rsidRPr="009F3358">
              <w:rPr>
                <w:rFonts w:ascii="Times New Roman" w:hAnsi="Times New Roman" w:cs="Times New Roman"/>
                <w:noProof/>
                <w:webHidden/>
                <w:sz w:val="24"/>
                <w:szCs w:val="24"/>
              </w:rPr>
              <w:fldChar w:fldCharType="end"/>
            </w:r>
          </w:hyperlink>
        </w:p>
        <w:p w14:paraId="76675141" w14:textId="64DFEB0A"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37"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5.3.1.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«Реестр заявок на подбор. Рекрутер»</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_Toc79400137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46</w:t>
            </w:r>
            <w:r w:rsidR="009F3358" w:rsidRPr="009F3358">
              <w:rPr>
                <w:rFonts w:ascii="Times New Roman" w:hAnsi="Times New Roman" w:cs="Times New Roman"/>
                <w:noProof/>
                <w:webHidden/>
                <w:sz w:val="24"/>
                <w:szCs w:val="24"/>
              </w:rPr>
              <w:fldChar w:fldCharType="end"/>
            </w:r>
          </w:hyperlink>
        </w:p>
        <w:p w14:paraId="74A51B4D" w14:textId="00F9658E" w:rsidR="009F3358" w:rsidRPr="009F3358" w:rsidRDefault="00811C01">
          <w:pPr>
            <w:pStyle w:val="23"/>
            <w:tabs>
              <w:tab w:val="left" w:pos="1100"/>
              <w:tab w:val="right" w:leader="dot" w:pos="9627"/>
            </w:tabs>
            <w:rPr>
              <w:rFonts w:ascii="Times New Roman" w:eastAsiaTheme="minorEastAsia" w:hAnsi="Times New Roman" w:cs="Times New Roman"/>
              <w:noProof/>
              <w:sz w:val="24"/>
              <w:szCs w:val="24"/>
              <w:lang w:eastAsia="ru-RU"/>
            </w:rPr>
          </w:pPr>
          <w:hyperlink w:anchor="_Toc79400138"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5.3.1.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Страница «Реестр заявок на подбор. Аккаунт»</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_Toc79400138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46</w:t>
            </w:r>
            <w:r w:rsidR="009F3358" w:rsidRPr="009F3358">
              <w:rPr>
                <w:rFonts w:ascii="Times New Roman" w:hAnsi="Times New Roman" w:cs="Times New Roman"/>
                <w:noProof/>
                <w:webHidden/>
                <w:sz w:val="24"/>
                <w:szCs w:val="24"/>
              </w:rPr>
              <w:fldChar w:fldCharType="end"/>
            </w:r>
          </w:hyperlink>
        </w:p>
        <w:p w14:paraId="7D15605D" w14:textId="2355EA6E"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39"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5.4.</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Оценка качества выполненной заявки.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_Toc79400139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46</w:t>
            </w:r>
            <w:r w:rsidR="009F3358" w:rsidRPr="009F3358">
              <w:rPr>
                <w:rFonts w:ascii="Times New Roman" w:hAnsi="Times New Roman" w:cs="Times New Roman"/>
                <w:noProof/>
                <w:webHidden/>
                <w:sz w:val="24"/>
                <w:szCs w:val="24"/>
              </w:rPr>
              <w:fldChar w:fldCharType="end"/>
            </w:r>
          </w:hyperlink>
        </w:p>
        <w:p w14:paraId="381ED8AE" w14:textId="5AE03AD1"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40"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5.5.</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Комментарии и ответы на комментарии</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_Toc79400140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46</w:t>
            </w:r>
            <w:r w:rsidR="009F3358" w:rsidRPr="009F3358">
              <w:rPr>
                <w:rFonts w:ascii="Times New Roman" w:hAnsi="Times New Roman" w:cs="Times New Roman"/>
                <w:noProof/>
                <w:webHidden/>
                <w:sz w:val="24"/>
                <w:szCs w:val="24"/>
              </w:rPr>
              <w:fldChar w:fldCharType="end"/>
            </w:r>
          </w:hyperlink>
        </w:p>
        <w:p w14:paraId="126B5FA9" w14:textId="41D9E678" w:rsidR="009F3358" w:rsidRPr="009F3358" w:rsidRDefault="00811C01">
          <w:pPr>
            <w:pStyle w:val="23"/>
            <w:tabs>
              <w:tab w:val="left" w:pos="880"/>
              <w:tab w:val="right" w:leader="dot" w:pos="9627"/>
            </w:tabs>
            <w:rPr>
              <w:rFonts w:ascii="Times New Roman" w:eastAsiaTheme="minorEastAsia" w:hAnsi="Times New Roman" w:cs="Times New Roman"/>
              <w:noProof/>
              <w:sz w:val="24"/>
              <w:szCs w:val="24"/>
              <w:lang w:eastAsia="ru-RU"/>
            </w:rPr>
          </w:pPr>
          <w:hyperlink w:anchor="_Toc79400141" w:history="1">
            <w:r w:rsidR="009F3358" w:rsidRPr="009F3358">
              <w:rPr>
                <w:rStyle w:val="af2"/>
                <w:rFonts w:ascii="Times New Roman" w:hAnsi="Times New Roman" w:cs="Times New Roman"/>
                <w:noProof/>
                <w:sz w:val="24"/>
                <w:szCs w:val="24"/>
                <w14:scene3d>
                  <w14:camera w14:prst="orthographicFront"/>
                  <w14:lightRig w14:rig="threePt" w14:dir="t">
                    <w14:rot w14:lat="0" w14:lon="0" w14:rev="0"/>
                  </w14:lightRig>
                </w14:scene3d>
              </w:rPr>
              <w:t>5.1.</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Управление контентом раздела «Заявки на подбор персонала»</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_Toc79400141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48</w:t>
            </w:r>
            <w:r w:rsidR="009F3358" w:rsidRPr="009F3358">
              <w:rPr>
                <w:rFonts w:ascii="Times New Roman" w:hAnsi="Times New Roman" w:cs="Times New Roman"/>
                <w:noProof/>
                <w:webHidden/>
                <w:sz w:val="24"/>
                <w:szCs w:val="24"/>
              </w:rPr>
              <w:fldChar w:fldCharType="end"/>
            </w:r>
          </w:hyperlink>
        </w:p>
        <w:p w14:paraId="3C417EB5" w14:textId="66425D2A"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42" w:history="1">
            <w:r w:rsidR="009F3358" w:rsidRPr="009F3358">
              <w:rPr>
                <w:rStyle w:val="af2"/>
                <w:rFonts w:ascii="Times New Roman" w:hAnsi="Times New Roman" w:cs="Times New Roman"/>
                <w:noProof/>
                <w:sz w:val="24"/>
                <w:szCs w:val="24"/>
              </w:rPr>
              <w:t>6.</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Описание структуры данных</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_Toc79400142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48</w:t>
            </w:r>
            <w:r w:rsidR="009F3358" w:rsidRPr="009F3358">
              <w:rPr>
                <w:rFonts w:ascii="Times New Roman" w:hAnsi="Times New Roman" w:cs="Times New Roman"/>
                <w:noProof/>
                <w:webHidden/>
                <w:sz w:val="24"/>
                <w:szCs w:val="24"/>
              </w:rPr>
              <w:fldChar w:fldCharType="end"/>
            </w:r>
          </w:hyperlink>
        </w:p>
        <w:p w14:paraId="37A6B4F4" w14:textId="56401328"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43" w:history="1">
            <w:r w:rsidR="009F3358" w:rsidRPr="009F3358">
              <w:rPr>
                <w:rStyle w:val="af2"/>
                <w:rFonts w:ascii="Times New Roman" w:hAnsi="Times New Roman" w:cs="Times New Roman"/>
                <w:noProof/>
                <w:sz w:val="24"/>
                <w:szCs w:val="24"/>
              </w:rPr>
              <w:t>7.</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ОГРАНИЧЕНИЯ И ДОПУЩЕНИЯ</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_Toc79400143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53</w:t>
            </w:r>
            <w:r w:rsidR="009F3358" w:rsidRPr="009F3358">
              <w:rPr>
                <w:rFonts w:ascii="Times New Roman" w:hAnsi="Times New Roman" w:cs="Times New Roman"/>
                <w:noProof/>
                <w:webHidden/>
                <w:sz w:val="24"/>
                <w:szCs w:val="24"/>
              </w:rPr>
              <w:fldChar w:fldCharType="end"/>
            </w:r>
          </w:hyperlink>
        </w:p>
        <w:p w14:paraId="1178CE42" w14:textId="6D144724"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44" w:history="1">
            <w:r w:rsidR="009F3358" w:rsidRPr="009F3358">
              <w:rPr>
                <w:rStyle w:val="af2"/>
                <w:rFonts w:ascii="Times New Roman" w:hAnsi="Times New Roman" w:cs="Times New Roman"/>
                <w:noProof/>
                <w:sz w:val="24"/>
                <w:szCs w:val="24"/>
              </w:rPr>
              <w:t>8.</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АРХИТЕКТУРНАЯ КОНЦЕПЦИЯ</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_Toc79400144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53</w:t>
            </w:r>
            <w:r w:rsidR="009F3358" w:rsidRPr="009F3358">
              <w:rPr>
                <w:rFonts w:ascii="Times New Roman" w:hAnsi="Times New Roman" w:cs="Times New Roman"/>
                <w:noProof/>
                <w:webHidden/>
                <w:sz w:val="24"/>
                <w:szCs w:val="24"/>
              </w:rPr>
              <w:fldChar w:fldCharType="end"/>
            </w:r>
          </w:hyperlink>
        </w:p>
        <w:p w14:paraId="628D76BE" w14:textId="6090B07E" w:rsidR="009F3358" w:rsidRPr="009F3358" w:rsidRDefault="00811C01">
          <w:pPr>
            <w:pStyle w:val="12"/>
            <w:tabs>
              <w:tab w:val="left" w:pos="440"/>
              <w:tab w:val="right" w:leader="dot" w:pos="9627"/>
            </w:tabs>
            <w:rPr>
              <w:rFonts w:ascii="Times New Roman" w:eastAsiaTheme="minorEastAsia" w:hAnsi="Times New Roman" w:cs="Times New Roman"/>
              <w:noProof/>
              <w:sz w:val="24"/>
              <w:szCs w:val="24"/>
              <w:lang w:eastAsia="ru-RU"/>
            </w:rPr>
          </w:pPr>
          <w:hyperlink w:anchor="_Toc79400145" w:history="1">
            <w:r w:rsidR="009F3358" w:rsidRPr="009F3358">
              <w:rPr>
                <w:rStyle w:val="af2"/>
                <w:rFonts w:ascii="Times New Roman" w:hAnsi="Times New Roman" w:cs="Times New Roman"/>
                <w:noProof/>
                <w:sz w:val="24"/>
                <w:szCs w:val="24"/>
              </w:rPr>
              <w:t>9.</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СЦЕНАРИИ ВЗАИМОДЕЙСТВИЯ</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_Toc79400145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53</w:t>
            </w:r>
            <w:r w:rsidR="009F3358" w:rsidRPr="009F3358">
              <w:rPr>
                <w:rFonts w:ascii="Times New Roman" w:hAnsi="Times New Roman" w:cs="Times New Roman"/>
                <w:noProof/>
                <w:webHidden/>
                <w:sz w:val="24"/>
                <w:szCs w:val="24"/>
              </w:rPr>
              <w:fldChar w:fldCharType="end"/>
            </w:r>
          </w:hyperlink>
        </w:p>
        <w:p w14:paraId="68113CC6" w14:textId="7785697C" w:rsidR="009F3358" w:rsidRPr="009F3358" w:rsidRDefault="00811C01">
          <w:pPr>
            <w:pStyle w:val="12"/>
            <w:tabs>
              <w:tab w:val="left" w:pos="660"/>
              <w:tab w:val="right" w:leader="dot" w:pos="9627"/>
            </w:tabs>
            <w:rPr>
              <w:rFonts w:ascii="Times New Roman" w:eastAsiaTheme="minorEastAsia" w:hAnsi="Times New Roman" w:cs="Times New Roman"/>
              <w:noProof/>
              <w:sz w:val="24"/>
              <w:szCs w:val="24"/>
              <w:lang w:eastAsia="ru-RU"/>
            </w:rPr>
          </w:pPr>
          <w:hyperlink w:anchor="_Toc79400146" w:history="1">
            <w:r w:rsidR="009F3358" w:rsidRPr="009F3358">
              <w:rPr>
                <w:rStyle w:val="af2"/>
                <w:rFonts w:ascii="Times New Roman" w:hAnsi="Times New Roman" w:cs="Times New Roman"/>
                <w:noProof/>
                <w:sz w:val="24"/>
                <w:szCs w:val="24"/>
              </w:rPr>
              <w:t>10.</w:t>
            </w:r>
            <w:r w:rsidR="009F3358" w:rsidRPr="009F3358">
              <w:rPr>
                <w:rFonts w:ascii="Times New Roman" w:eastAsiaTheme="minorEastAsia" w:hAnsi="Times New Roman" w:cs="Times New Roman"/>
                <w:noProof/>
                <w:sz w:val="24"/>
                <w:szCs w:val="24"/>
                <w:lang w:eastAsia="ru-RU"/>
              </w:rPr>
              <w:tab/>
            </w:r>
            <w:r w:rsidR="009F3358" w:rsidRPr="009F3358">
              <w:rPr>
                <w:rStyle w:val="af2"/>
                <w:rFonts w:ascii="Times New Roman" w:hAnsi="Times New Roman" w:cs="Times New Roman"/>
                <w:noProof/>
                <w:sz w:val="24"/>
                <w:szCs w:val="24"/>
              </w:rPr>
              <w:t>ПРИЛОЖЕНИЕ 1. ТРЕБОВАНИЯ К УВЕДОМЛЕНИЯМ</w:t>
            </w:r>
            <w:r w:rsidR="009F3358" w:rsidRPr="009F3358">
              <w:rPr>
                <w:rFonts w:ascii="Times New Roman" w:hAnsi="Times New Roman" w:cs="Times New Roman"/>
                <w:noProof/>
                <w:webHidden/>
                <w:sz w:val="24"/>
                <w:szCs w:val="24"/>
              </w:rPr>
              <w:tab/>
            </w:r>
            <w:r w:rsidR="009F3358" w:rsidRPr="009F3358">
              <w:rPr>
                <w:rFonts w:ascii="Times New Roman" w:hAnsi="Times New Roman" w:cs="Times New Roman"/>
                <w:noProof/>
                <w:webHidden/>
                <w:sz w:val="24"/>
                <w:szCs w:val="24"/>
              </w:rPr>
              <w:fldChar w:fldCharType="begin"/>
            </w:r>
            <w:r w:rsidR="009F3358" w:rsidRPr="009F3358">
              <w:rPr>
                <w:rFonts w:ascii="Times New Roman" w:hAnsi="Times New Roman" w:cs="Times New Roman"/>
                <w:noProof/>
                <w:webHidden/>
                <w:sz w:val="24"/>
                <w:szCs w:val="24"/>
              </w:rPr>
              <w:instrText xml:space="preserve"> PAGEREF _Toc79400146 \h </w:instrText>
            </w:r>
            <w:r w:rsidR="009F3358" w:rsidRPr="009F3358">
              <w:rPr>
                <w:rFonts w:ascii="Times New Roman" w:hAnsi="Times New Roman" w:cs="Times New Roman"/>
                <w:noProof/>
                <w:webHidden/>
                <w:sz w:val="24"/>
                <w:szCs w:val="24"/>
              </w:rPr>
            </w:r>
            <w:r w:rsidR="009F3358" w:rsidRPr="009F3358">
              <w:rPr>
                <w:rFonts w:ascii="Times New Roman" w:hAnsi="Times New Roman" w:cs="Times New Roman"/>
                <w:noProof/>
                <w:webHidden/>
                <w:sz w:val="24"/>
                <w:szCs w:val="24"/>
              </w:rPr>
              <w:fldChar w:fldCharType="separate"/>
            </w:r>
            <w:r w:rsidR="009F3358" w:rsidRPr="009F3358">
              <w:rPr>
                <w:rFonts w:ascii="Times New Roman" w:hAnsi="Times New Roman" w:cs="Times New Roman"/>
                <w:noProof/>
                <w:webHidden/>
                <w:sz w:val="24"/>
                <w:szCs w:val="24"/>
              </w:rPr>
              <w:t>54</w:t>
            </w:r>
            <w:r w:rsidR="009F3358" w:rsidRPr="009F3358">
              <w:rPr>
                <w:rFonts w:ascii="Times New Roman" w:hAnsi="Times New Roman" w:cs="Times New Roman"/>
                <w:noProof/>
                <w:webHidden/>
                <w:sz w:val="24"/>
                <w:szCs w:val="24"/>
              </w:rPr>
              <w:fldChar w:fldCharType="end"/>
            </w:r>
          </w:hyperlink>
        </w:p>
        <w:p w14:paraId="104797C6" w14:textId="78556B64" w:rsidR="00F67F72" w:rsidRPr="00D15070" w:rsidRDefault="00142E51" w:rsidP="003C7607">
          <w:pPr>
            <w:rPr>
              <w:rFonts w:ascii="Times New Roman" w:hAnsi="Times New Roman" w:cs="Times New Roman"/>
            </w:rPr>
          </w:pPr>
          <w:r w:rsidRPr="009F3358">
            <w:rPr>
              <w:rFonts w:ascii="Times New Roman" w:hAnsi="Times New Roman" w:cs="Times New Roman"/>
              <w:b/>
              <w:sz w:val="24"/>
              <w:szCs w:val="24"/>
            </w:rPr>
            <w:fldChar w:fldCharType="end"/>
          </w:r>
        </w:p>
      </w:sdtContent>
    </w:sdt>
    <w:p w14:paraId="1730F8FD" w14:textId="77777777" w:rsidR="00DC7D2A" w:rsidRDefault="00DC7D2A">
      <w:pPr>
        <w:spacing w:before="0" w:after="160" w:line="259" w:lineRule="auto"/>
        <w:rPr>
          <w:rFonts w:ascii="Times New Roman" w:hAnsi="Times New Roman" w:cs="Times New Roman"/>
        </w:rPr>
      </w:pPr>
      <w:r>
        <w:rPr>
          <w:rFonts w:ascii="Times New Roman" w:hAnsi="Times New Roman" w:cs="Times New Roman"/>
        </w:rPr>
        <w:br w:type="page"/>
      </w:r>
    </w:p>
    <w:p w14:paraId="4434114A" w14:textId="77777777" w:rsidR="00DC7D2A" w:rsidRPr="00D15B77" w:rsidRDefault="00DC7D2A" w:rsidP="00DC7D2A">
      <w:pPr>
        <w:pStyle w:val="1"/>
        <w:jc w:val="both"/>
      </w:pPr>
      <w:bookmarkStart w:id="9" w:name="_Toc26272808"/>
      <w:bookmarkStart w:id="10" w:name="_Toc79400103"/>
      <w:r w:rsidRPr="00D15B77">
        <w:rPr>
          <w:lang w:val="ru-RU"/>
        </w:rPr>
        <w:lastRenderedPageBreak/>
        <w:t>НАЗНАЧЕНИЕ ДОКУМЕНТА</w:t>
      </w:r>
      <w:bookmarkEnd w:id="9"/>
      <w:bookmarkEnd w:id="10"/>
    </w:p>
    <w:p w14:paraId="1C880D2A" w14:textId="0F7837F6" w:rsidR="00DC7D2A" w:rsidRPr="009B775A" w:rsidRDefault="00DC7D2A" w:rsidP="00DC7D2A">
      <w:pPr>
        <w:pStyle w:val="afa"/>
      </w:pPr>
      <w:bookmarkStart w:id="11" w:name="_Toc489651929"/>
      <w:bookmarkStart w:id="12" w:name="_Toc489651998"/>
      <w:bookmarkEnd w:id="11"/>
      <w:bookmarkEnd w:id="12"/>
      <w:r w:rsidRPr="009B775A">
        <w:t xml:space="preserve">Настоящий документ описывает общие требования к внутреннему корпоративному порталу </w:t>
      </w:r>
      <w:r>
        <w:t>АО</w:t>
      </w:r>
      <w:r w:rsidRPr="00A706CA">
        <w:t xml:space="preserve"> «</w:t>
      </w:r>
      <w:r>
        <w:t>ГНИВЦ</w:t>
      </w:r>
      <w:r w:rsidRPr="00A706CA">
        <w:t>»</w:t>
      </w:r>
      <w:r>
        <w:t xml:space="preserve"> </w:t>
      </w:r>
      <w:r w:rsidRPr="009B775A">
        <w:t xml:space="preserve">(далее – Портал) в части работы </w:t>
      </w:r>
      <w:r>
        <w:t>сервиса «Заявки</w:t>
      </w:r>
      <w:r w:rsidR="00577D1B">
        <w:t xml:space="preserve"> на подбор персонала</w:t>
      </w:r>
      <w:r>
        <w:t>»</w:t>
      </w:r>
      <w:r w:rsidRPr="009B775A">
        <w:t xml:space="preserve"> с целью </w:t>
      </w:r>
      <w:r>
        <w:t>улучшения качества взаимодействия между сотрудниками внутри компании.</w:t>
      </w:r>
      <w:r w:rsidRPr="009B775A">
        <w:t xml:space="preserve"> </w:t>
      </w:r>
    </w:p>
    <w:p w14:paraId="2A6DD076" w14:textId="77777777" w:rsidR="00DC7D2A" w:rsidRPr="009B775A" w:rsidRDefault="00DC7D2A" w:rsidP="00DC7D2A">
      <w:pPr>
        <w:pStyle w:val="afa"/>
        <w:jc w:val="left"/>
      </w:pPr>
      <w:r w:rsidRPr="009B775A">
        <w:t>Настоящий документ предназначен для:</w:t>
      </w:r>
    </w:p>
    <w:p w14:paraId="51E30E4A" w14:textId="77777777" w:rsidR="00DC7D2A" w:rsidRDefault="00DC7D2A" w:rsidP="00E25FC5">
      <w:pPr>
        <w:pStyle w:val="afa"/>
        <w:numPr>
          <w:ilvl w:val="0"/>
          <w:numId w:val="15"/>
        </w:numPr>
      </w:pPr>
      <w:r w:rsidRPr="009B775A">
        <w:t xml:space="preserve">участников команды по </w:t>
      </w:r>
      <w:r>
        <w:t>созданию</w:t>
      </w:r>
      <w:r w:rsidRPr="009B775A">
        <w:t xml:space="preserve"> портала</w:t>
      </w:r>
      <w:r>
        <w:t>;</w:t>
      </w:r>
    </w:p>
    <w:p w14:paraId="0EA81B68" w14:textId="77777777" w:rsidR="00DC7D2A" w:rsidRPr="009B775A" w:rsidRDefault="00DC7D2A" w:rsidP="00E25FC5">
      <w:pPr>
        <w:pStyle w:val="afa"/>
        <w:numPr>
          <w:ilvl w:val="0"/>
          <w:numId w:val="15"/>
        </w:numPr>
      </w:pPr>
      <w:r>
        <w:t>ключевых лиц от структурных подразделений, согласующих требования к порталу.</w:t>
      </w:r>
    </w:p>
    <w:p w14:paraId="6230152F" w14:textId="77777777" w:rsidR="00DC7D2A" w:rsidRPr="009B775A" w:rsidRDefault="00DC7D2A" w:rsidP="00DC7D2A">
      <w:pPr>
        <w:pStyle w:val="afa"/>
      </w:pPr>
      <w:r w:rsidRPr="009B775A">
        <w:t>Настоящий документ содержит сведения о:</w:t>
      </w:r>
    </w:p>
    <w:p w14:paraId="69A992F3" w14:textId="4F52160D" w:rsidR="00DC7D2A" w:rsidRDefault="00DC7D2A" w:rsidP="00E25FC5">
      <w:pPr>
        <w:pStyle w:val="afa"/>
        <w:numPr>
          <w:ilvl w:val="0"/>
          <w:numId w:val="14"/>
        </w:numPr>
      </w:pPr>
      <w:r w:rsidRPr="009B775A">
        <w:t xml:space="preserve">структуре </w:t>
      </w:r>
      <w:r w:rsidR="00CE664D">
        <w:t>сервиса</w:t>
      </w:r>
      <w:r>
        <w:t xml:space="preserve"> «</w:t>
      </w:r>
      <w:r w:rsidR="00CE664D">
        <w:t>Заявки</w:t>
      </w:r>
      <w:r w:rsidR="00A5154C">
        <w:t xml:space="preserve"> на подбор персонала</w:t>
      </w:r>
      <w:r>
        <w:t>»</w:t>
      </w:r>
      <w:r w:rsidRPr="009B775A">
        <w:t>;</w:t>
      </w:r>
    </w:p>
    <w:p w14:paraId="29775D2E" w14:textId="77777777" w:rsidR="00DC7D2A" w:rsidRPr="009B775A" w:rsidRDefault="00DC7D2A" w:rsidP="00E25FC5">
      <w:pPr>
        <w:pStyle w:val="afa"/>
        <w:numPr>
          <w:ilvl w:val="0"/>
          <w:numId w:val="14"/>
        </w:numPr>
      </w:pPr>
      <w:r w:rsidRPr="009B775A">
        <w:t>ролевой модели</w:t>
      </w:r>
      <w:r>
        <w:t>;</w:t>
      </w:r>
    </w:p>
    <w:p w14:paraId="601FEF81" w14:textId="4DB90FCE" w:rsidR="00DC7D2A" w:rsidRPr="00EF45D8" w:rsidRDefault="00DC7D2A" w:rsidP="00E25FC5">
      <w:pPr>
        <w:pStyle w:val="afa"/>
        <w:numPr>
          <w:ilvl w:val="0"/>
          <w:numId w:val="14"/>
        </w:numPr>
      </w:pPr>
      <w:r w:rsidRPr="009B775A">
        <w:t xml:space="preserve">атрибутивном составе </w:t>
      </w:r>
      <w:r>
        <w:t xml:space="preserve">структур, обеспечивающих работу </w:t>
      </w:r>
      <w:r w:rsidR="00A5154C">
        <w:t>сервиса</w:t>
      </w:r>
      <w:r>
        <w:t>.</w:t>
      </w:r>
    </w:p>
    <w:p w14:paraId="63968AE1" w14:textId="77777777" w:rsidR="007B153B" w:rsidRDefault="007B153B">
      <w:pPr>
        <w:spacing w:before="0" w:after="160" w:line="259" w:lineRule="auto"/>
        <w:rPr>
          <w:rFonts w:ascii="Times New Roman" w:hAnsi="Times New Roman" w:cs="Times New Roman"/>
        </w:rPr>
      </w:pPr>
    </w:p>
    <w:p w14:paraId="301DE123" w14:textId="77777777" w:rsidR="007B153B" w:rsidRDefault="007B153B">
      <w:pPr>
        <w:spacing w:before="0" w:after="160" w:line="259" w:lineRule="auto"/>
        <w:rPr>
          <w:rFonts w:ascii="Times New Roman" w:hAnsi="Times New Roman" w:cs="Times New Roman"/>
        </w:rPr>
      </w:pPr>
      <w:r>
        <w:rPr>
          <w:rFonts w:ascii="Times New Roman" w:hAnsi="Times New Roman" w:cs="Times New Roman"/>
        </w:rPr>
        <w:br w:type="page"/>
      </w:r>
    </w:p>
    <w:p w14:paraId="0552C599" w14:textId="77777777" w:rsidR="007B153B" w:rsidRPr="006F7028" w:rsidRDefault="007B153B" w:rsidP="007B153B">
      <w:pPr>
        <w:pStyle w:val="1"/>
        <w:jc w:val="both"/>
      </w:pPr>
      <w:bookmarkStart w:id="13" w:name="_Toc26272809"/>
      <w:bookmarkStart w:id="14" w:name="_Toc79400104"/>
      <w:r w:rsidRPr="006F7028">
        <w:rPr>
          <w:lang w:val="ru-RU"/>
        </w:rPr>
        <w:lastRenderedPageBreak/>
        <w:t>НАЗНАЧЕНИЕ И ЦЕЛИ СОЗДАНИЯ СЕРВИСА</w:t>
      </w:r>
      <w:bookmarkEnd w:id="13"/>
      <w:bookmarkEnd w:id="14"/>
    </w:p>
    <w:p w14:paraId="537335CE" w14:textId="5D40F535" w:rsidR="007B153B" w:rsidRPr="007B153B" w:rsidRDefault="007B153B">
      <w:pPr>
        <w:pStyle w:val="2"/>
      </w:pPr>
      <w:bookmarkStart w:id="15" w:name="_Toc26272810"/>
      <w:bookmarkStart w:id="16" w:name="_Toc79400105"/>
      <w:r w:rsidRPr="007B153B">
        <w:t>Термины</w:t>
      </w:r>
      <w:bookmarkEnd w:id="15"/>
      <w:bookmarkEnd w:id="16"/>
    </w:p>
    <w:tbl>
      <w:tblPr>
        <w:tblStyle w:val="-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837"/>
        <w:gridCol w:w="6377"/>
      </w:tblGrid>
      <w:tr w:rsidR="007950E2" w:rsidRPr="00864142" w14:paraId="56887884"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shd w:val="clear" w:color="auto" w:fill="AEAAAA" w:themeFill="background2" w:themeFillShade="BF"/>
          </w:tcPr>
          <w:p w14:paraId="1AB42B45" w14:textId="77777777" w:rsidR="007950E2" w:rsidRPr="00864142" w:rsidRDefault="007950E2" w:rsidP="00A76D49">
            <w:pPr>
              <w:jc w:val="center"/>
              <w:rPr>
                <w:sz w:val="24"/>
                <w:szCs w:val="24"/>
              </w:rPr>
            </w:pPr>
            <w:r w:rsidRPr="00864142">
              <w:rPr>
                <w:sz w:val="24"/>
                <w:szCs w:val="24"/>
              </w:rPr>
              <w:t>№</w:t>
            </w:r>
          </w:p>
        </w:tc>
        <w:tc>
          <w:tcPr>
            <w:tcW w:w="2837" w:type="dxa"/>
            <w:shd w:val="clear" w:color="auto" w:fill="AEAAAA" w:themeFill="background2" w:themeFillShade="BF"/>
          </w:tcPr>
          <w:p w14:paraId="0CECB589" w14:textId="77777777" w:rsidR="007950E2" w:rsidRPr="00864142" w:rsidRDefault="007950E2" w:rsidP="00A76D49">
            <w:pPr>
              <w:jc w:val="center"/>
              <w:cnfStyle w:val="100000000000" w:firstRow="1" w:lastRow="0" w:firstColumn="0" w:lastColumn="0" w:oddVBand="0" w:evenVBand="0" w:oddHBand="0" w:evenHBand="0" w:firstRowFirstColumn="0" w:firstRowLastColumn="0" w:lastRowFirstColumn="0" w:lastRowLastColumn="0"/>
              <w:rPr>
                <w:sz w:val="24"/>
                <w:szCs w:val="24"/>
              </w:rPr>
            </w:pPr>
            <w:r w:rsidRPr="00864142">
              <w:rPr>
                <w:sz w:val="24"/>
                <w:szCs w:val="24"/>
              </w:rPr>
              <w:t>Термин</w:t>
            </w:r>
          </w:p>
        </w:tc>
        <w:tc>
          <w:tcPr>
            <w:tcW w:w="6377" w:type="dxa"/>
            <w:shd w:val="clear" w:color="auto" w:fill="AEAAAA" w:themeFill="background2" w:themeFillShade="BF"/>
          </w:tcPr>
          <w:p w14:paraId="6FFCF679" w14:textId="77777777" w:rsidR="007950E2" w:rsidRPr="00864142" w:rsidRDefault="007950E2" w:rsidP="00A76D49">
            <w:pPr>
              <w:jc w:val="center"/>
              <w:cnfStyle w:val="100000000000" w:firstRow="1" w:lastRow="0" w:firstColumn="0" w:lastColumn="0" w:oddVBand="0" w:evenVBand="0" w:oddHBand="0" w:evenHBand="0" w:firstRowFirstColumn="0" w:firstRowLastColumn="0" w:lastRowFirstColumn="0" w:lastRowLastColumn="0"/>
              <w:rPr>
                <w:sz w:val="24"/>
                <w:szCs w:val="24"/>
              </w:rPr>
            </w:pPr>
            <w:r w:rsidRPr="00864142">
              <w:rPr>
                <w:sz w:val="24"/>
                <w:szCs w:val="24"/>
              </w:rPr>
              <w:t>Определение</w:t>
            </w:r>
          </w:p>
        </w:tc>
      </w:tr>
      <w:tr w:rsidR="007950E2" w:rsidRPr="00864142" w14:paraId="022BEFBD"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4C8443D5"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092B2118"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864142">
              <w:rPr>
                <w:sz w:val="24"/>
                <w:szCs w:val="24"/>
              </w:rPr>
              <w:t>Контент</w:t>
            </w:r>
          </w:p>
        </w:tc>
        <w:tc>
          <w:tcPr>
            <w:tcW w:w="6377" w:type="dxa"/>
            <w:shd w:val="clear" w:color="auto" w:fill="auto"/>
            <w:vAlign w:val="center"/>
          </w:tcPr>
          <w:p w14:paraId="56A1399C"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864142">
              <w:rPr>
                <w:sz w:val="24"/>
                <w:szCs w:val="24"/>
              </w:rPr>
              <w:t>Информационное содержание портала: тексты, графическая информация</w:t>
            </w:r>
            <w:r>
              <w:rPr>
                <w:sz w:val="24"/>
                <w:szCs w:val="24"/>
              </w:rPr>
              <w:t>.</w:t>
            </w:r>
          </w:p>
        </w:tc>
      </w:tr>
      <w:tr w:rsidR="007950E2" w:rsidRPr="00864142" w14:paraId="24C58C0E"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6A98E5DF"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06B78F68"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864142">
              <w:rPr>
                <w:sz w:val="24"/>
                <w:szCs w:val="24"/>
              </w:rPr>
              <w:t>Портал</w:t>
            </w:r>
            <w:r>
              <w:rPr>
                <w:sz w:val="24"/>
                <w:szCs w:val="24"/>
              </w:rPr>
              <w:t>, Система</w:t>
            </w:r>
          </w:p>
        </w:tc>
        <w:tc>
          <w:tcPr>
            <w:tcW w:w="6377" w:type="dxa"/>
            <w:shd w:val="clear" w:color="auto" w:fill="auto"/>
            <w:vAlign w:val="center"/>
          </w:tcPr>
          <w:p w14:paraId="4B0548C5"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EF45D8">
              <w:rPr>
                <w:rFonts w:cstheme="minorBidi"/>
                <w:sz w:val="24"/>
                <w:szCs w:val="24"/>
              </w:rPr>
              <w:t xml:space="preserve">Корпоративный портал на базе MS </w:t>
            </w:r>
            <w:proofErr w:type="spellStart"/>
            <w:r w:rsidRPr="00EF45D8">
              <w:rPr>
                <w:rFonts w:cstheme="minorBidi"/>
                <w:sz w:val="24"/>
                <w:szCs w:val="24"/>
              </w:rPr>
              <w:t>SharePoint</w:t>
            </w:r>
            <w:proofErr w:type="spellEnd"/>
          </w:p>
        </w:tc>
      </w:tr>
      <w:tr w:rsidR="007950E2" w:rsidRPr="00864142" w14:paraId="1B06DB7C"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499AAA6F"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4D894AC0"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Пользователь</w:t>
            </w:r>
          </w:p>
        </w:tc>
        <w:tc>
          <w:tcPr>
            <w:tcW w:w="6377" w:type="dxa"/>
            <w:shd w:val="clear" w:color="auto" w:fill="auto"/>
            <w:vAlign w:val="center"/>
          </w:tcPr>
          <w:p w14:paraId="27058D34"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EF45D8">
              <w:rPr>
                <w:rFonts w:cstheme="minorBidi"/>
                <w:sz w:val="24"/>
                <w:szCs w:val="24"/>
              </w:rPr>
              <w:t xml:space="preserve">Лицо или </w:t>
            </w:r>
            <w:hyperlink r:id="rId11" w:tooltip="Организация" w:history="1">
              <w:r w:rsidRPr="00EF45D8">
                <w:rPr>
                  <w:rFonts w:cstheme="minorBidi"/>
                  <w:sz w:val="24"/>
                  <w:szCs w:val="24"/>
                </w:rPr>
                <w:t>организация</w:t>
              </w:r>
            </w:hyperlink>
            <w:r w:rsidRPr="00EF45D8">
              <w:rPr>
                <w:rFonts w:cstheme="minorBidi"/>
                <w:sz w:val="24"/>
                <w:szCs w:val="24"/>
              </w:rPr>
              <w:t>, которое использует действующую систему для выполнения конкретной функции</w:t>
            </w:r>
          </w:p>
        </w:tc>
      </w:tr>
      <w:tr w:rsidR="007950E2" w:rsidRPr="00864142" w14:paraId="4A2F342B"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711EE47C"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49304AFA"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864142">
              <w:rPr>
                <w:sz w:val="24"/>
                <w:szCs w:val="24"/>
              </w:rPr>
              <w:t>Роль</w:t>
            </w:r>
          </w:p>
        </w:tc>
        <w:tc>
          <w:tcPr>
            <w:tcW w:w="6377" w:type="dxa"/>
            <w:shd w:val="clear" w:color="auto" w:fill="auto"/>
            <w:vAlign w:val="center"/>
          </w:tcPr>
          <w:p w14:paraId="5CB9423E"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EF45D8">
              <w:rPr>
                <w:rFonts w:cstheme="minorBidi"/>
                <w:sz w:val="24"/>
                <w:szCs w:val="24"/>
              </w:rPr>
              <w:t>Совокупность функциональных возможностей (привилегий) пользователя по работе с подсистемой, характеризуемая определенным представлением и правами доступа.</w:t>
            </w:r>
          </w:p>
        </w:tc>
      </w:tr>
      <w:tr w:rsidR="007950E2" w:rsidRPr="00864142" w14:paraId="60F85400"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0FF121D4"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30AB6B14"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864142">
              <w:rPr>
                <w:sz w:val="24"/>
                <w:szCs w:val="24"/>
              </w:rPr>
              <w:t>Заявка</w:t>
            </w:r>
          </w:p>
        </w:tc>
        <w:tc>
          <w:tcPr>
            <w:tcW w:w="6377" w:type="dxa"/>
            <w:shd w:val="clear" w:color="auto" w:fill="auto"/>
            <w:vAlign w:val="center"/>
          </w:tcPr>
          <w:p w14:paraId="3B37A66C"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Функциональная возможность для пользователей подавать обращение.</w:t>
            </w:r>
          </w:p>
        </w:tc>
      </w:tr>
      <w:tr w:rsidR="007950E2" w:rsidRPr="00864142" w14:paraId="5A398C28"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31BB6AE1"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7DFFFC45"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sidRPr="00864142">
              <w:rPr>
                <w:sz w:val="24"/>
                <w:szCs w:val="24"/>
              </w:rPr>
              <w:t>Заявка</w:t>
            </w:r>
            <w:r>
              <w:rPr>
                <w:sz w:val="24"/>
                <w:szCs w:val="24"/>
              </w:rPr>
              <w:t xml:space="preserve"> на подбор персонала</w:t>
            </w:r>
          </w:p>
        </w:tc>
        <w:tc>
          <w:tcPr>
            <w:tcW w:w="6377" w:type="dxa"/>
            <w:shd w:val="clear" w:color="auto" w:fill="auto"/>
            <w:vAlign w:val="center"/>
          </w:tcPr>
          <w:p w14:paraId="607DEEA8"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Функциональная возможность для пользователей подавать обращение на размещение вакансий в организации.</w:t>
            </w:r>
          </w:p>
        </w:tc>
      </w:tr>
      <w:tr w:rsidR="007950E2" w:rsidRPr="00864142" w14:paraId="260F78E7"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6CC2AE4C"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03A59CAA" w14:textId="77777777" w:rsidR="007950E2" w:rsidRPr="0086414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Инициатор заявки, Автор заявки</w:t>
            </w:r>
          </w:p>
        </w:tc>
        <w:tc>
          <w:tcPr>
            <w:tcW w:w="6377" w:type="dxa"/>
            <w:shd w:val="clear" w:color="auto" w:fill="auto"/>
            <w:vAlign w:val="center"/>
          </w:tcPr>
          <w:p w14:paraId="0377CD66"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Лицо инициирующие создание заявки. </w:t>
            </w:r>
          </w:p>
        </w:tc>
      </w:tr>
      <w:tr w:rsidR="007950E2" w:rsidRPr="00864142" w14:paraId="4A82D655"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3A9E0E42"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5C95D9BC"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Исполнитель заявки</w:t>
            </w:r>
          </w:p>
        </w:tc>
        <w:tc>
          <w:tcPr>
            <w:tcW w:w="6377" w:type="dxa"/>
            <w:shd w:val="clear" w:color="auto" w:fill="auto"/>
            <w:vAlign w:val="center"/>
          </w:tcPr>
          <w:p w14:paraId="7BCEE061"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Лицо ответственное за исполнение заявки.</w:t>
            </w:r>
          </w:p>
        </w:tc>
      </w:tr>
      <w:tr w:rsidR="007950E2" w:rsidRPr="00864142" w14:paraId="39EE697A"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186566B4"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0521C97B"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Внутреннее согласование заявки</w:t>
            </w:r>
          </w:p>
          <w:p w14:paraId="7C3B2F19"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p>
        </w:tc>
        <w:tc>
          <w:tcPr>
            <w:tcW w:w="6377" w:type="dxa"/>
            <w:shd w:val="clear" w:color="auto" w:fill="auto"/>
            <w:vAlign w:val="center"/>
          </w:tcPr>
          <w:p w14:paraId="058AD3DD" w14:textId="6D0E16E8"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Процесс взаимодействия между сотрудниками компании, в рамках которого принимаются решения по заявке, не отраженны</w:t>
            </w:r>
            <w:r w:rsidR="00A37732">
              <w:rPr>
                <w:sz w:val="24"/>
                <w:szCs w:val="24"/>
              </w:rPr>
              <w:t>е</w:t>
            </w:r>
            <w:r>
              <w:rPr>
                <w:sz w:val="24"/>
                <w:szCs w:val="24"/>
              </w:rPr>
              <w:t xml:space="preserve"> в Сервисе. </w:t>
            </w:r>
          </w:p>
        </w:tc>
      </w:tr>
      <w:tr w:rsidR="007950E2" w:rsidRPr="00864142" w14:paraId="584FBB9F"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0A513CE6"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6999F348"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Статус заявки</w:t>
            </w:r>
          </w:p>
        </w:tc>
        <w:tc>
          <w:tcPr>
            <w:tcW w:w="6377" w:type="dxa"/>
            <w:shd w:val="clear" w:color="auto" w:fill="auto"/>
            <w:vAlign w:val="center"/>
          </w:tcPr>
          <w:p w14:paraId="5217060B"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Текстовое описание процессов, происходящих с заявкой в данный момент. </w:t>
            </w:r>
          </w:p>
        </w:tc>
      </w:tr>
      <w:tr w:rsidR="007950E2" w:rsidRPr="00864142" w14:paraId="124B2304"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29BD22FC" w14:textId="77777777" w:rsidR="007950E2" w:rsidRPr="00864142" w:rsidRDefault="007950E2" w:rsidP="00E25FC5">
            <w:pPr>
              <w:pStyle w:val="ad"/>
              <w:numPr>
                <w:ilvl w:val="0"/>
                <w:numId w:val="17"/>
              </w:numPr>
              <w:spacing w:before="120" w:after="120"/>
              <w:ind w:left="306"/>
              <w:rPr>
                <w:sz w:val="24"/>
                <w:szCs w:val="24"/>
              </w:rPr>
            </w:pPr>
            <w:bookmarkStart w:id="17" w:name="_Hlk79066041"/>
          </w:p>
        </w:tc>
        <w:tc>
          <w:tcPr>
            <w:tcW w:w="2837" w:type="dxa"/>
            <w:shd w:val="clear" w:color="auto" w:fill="auto"/>
            <w:vAlign w:val="center"/>
          </w:tcPr>
          <w:p w14:paraId="57F3DE6F"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Отправление заявки в обработку</w:t>
            </w:r>
          </w:p>
        </w:tc>
        <w:tc>
          <w:tcPr>
            <w:tcW w:w="6377" w:type="dxa"/>
            <w:shd w:val="clear" w:color="auto" w:fill="auto"/>
            <w:vAlign w:val="center"/>
          </w:tcPr>
          <w:p w14:paraId="41A92DB4" w14:textId="42330270"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Действие автора (Кнопка «Отправить») заявки, инициирующее дальнейшую цепочку событий по </w:t>
            </w:r>
            <w:r w:rsidR="00A078D2">
              <w:rPr>
                <w:sz w:val="24"/>
                <w:szCs w:val="24"/>
              </w:rPr>
              <w:t>работе с этой</w:t>
            </w:r>
            <w:r>
              <w:rPr>
                <w:sz w:val="24"/>
                <w:szCs w:val="24"/>
              </w:rPr>
              <w:t xml:space="preserve"> </w:t>
            </w:r>
            <w:r w:rsidR="00A078D2">
              <w:rPr>
                <w:sz w:val="24"/>
                <w:szCs w:val="24"/>
              </w:rPr>
              <w:t>заявкой</w:t>
            </w:r>
            <w:r>
              <w:rPr>
                <w:sz w:val="24"/>
                <w:szCs w:val="24"/>
              </w:rPr>
              <w:t xml:space="preserve">. </w:t>
            </w:r>
          </w:p>
        </w:tc>
      </w:tr>
      <w:bookmarkEnd w:id="17"/>
      <w:tr w:rsidR="007950E2" w:rsidRPr="00864142" w14:paraId="4C17AD7B"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678B1503"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5DB1F5A5"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Согласование заявки</w:t>
            </w:r>
          </w:p>
        </w:tc>
        <w:tc>
          <w:tcPr>
            <w:tcW w:w="6377" w:type="dxa"/>
            <w:shd w:val="clear" w:color="auto" w:fill="auto"/>
            <w:vAlign w:val="center"/>
          </w:tcPr>
          <w:p w14:paraId="0F29A7D1" w14:textId="40D30BE3" w:rsidR="007950E2" w:rsidRDefault="001D619D"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Процесс,</w:t>
            </w:r>
            <w:r w:rsidR="007950E2">
              <w:rPr>
                <w:sz w:val="24"/>
                <w:szCs w:val="24"/>
              </w:rPr>
              <w:t xml:space="preserve"> предполагающий </w:t>
            </w:r>
            <w:r w:rsidR="00A45511">
              <w:rPr>
                <w:sz w:val="24"/>
                <w:szCs w:val="24"/>
              </w:rPr>
              <w:t>подтверждение</w:t>
            </w:r>
            <w:r w:rsidR="007950E2">
              <w:rPr>
                <w:sz w:val="24"/>
                <w:szCs w:val="24"/>
              </w:rPr>
              <w:t xml:space="preserve"> заявк</w:t>
            </w:r>
            <w:r>
              <w:rPr>
                <w:sz w:val="24"/>
                <w:szCs w:val="24"/>
              </w:rPr>
              <w:t>и</w:t>
            </w:r>
            <w:r w:rsidR="007950E2">
              <w:rPr>
                <w:sz w:val="24"/>
                <w:szCs w:val="24"/>
              </w:rPr>
              <w:t xml:space="preserve"> или процесс отклонение заявки. </w:t>
            </w:r>
          </w:p>
        </w:tc>
      </w:tr>
      <w:tr w:rsidR="007950E2" w:rsidRPr="00864142" w14:paraId="2D83F466"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43671622"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64C8F702"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Аккаунт</w:t>
            </w:r>
          </w:p>
        </w:tc>
        <w:tc>
          <w:tcPr>
            <w:tcW w:w="6377" w:type="dxa"/>
            <w:shd w:val="clear" w:color="auto" w:fill="auto"/>
            <w:vAlign w:val="center"/>
          </w:tcPr>
          <w:p w14:paraId="0CB8EDB5"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Руководитель (сотрудник) автора заявки, ответственный за согласование заявки.</w:t>
            </w:r>
          </w:p>
        </w:tc>
      </w:tr>
      <w:tr w:rsidR="007950E2" w:rsidRPr="00864142" w14:paraId="5C6F9B16"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3A43B702" w14:textId="77777777" w:rsidR="007950E2" w:rsidRPr="00864142" w:rsidRDefault="007950E2" w:rsidP="00E25FC5">
            <w:pPr>
              <w:pStyle w:val="ad"/>
              <w:numPr>
                <w:ilvl w:val="0"/>
                <w:numId w:val="17"/>
              </w:numPr>
              <w:spacing w:before="120" w:after="120"/>
              <w:ind w:left="306"/>
              <w:rPr>
                <w:sz w:val="24"/>
                <w:szCs w:val="24"/>
              </w:rPr>
            </w:pPr>
          </w:p>
        </w:tc>
        <w:tc>
          <w:tcPr>
            <w:tcW w:w="2837" w:type="dxa"/>
            <w:shd w:val="clear" w:color="auto" w:fill="auto"/>
            <w:vAlign w:val="center"/>
          </w:tcPr>
          <w:p w14:paraId="52D0AC48" w14:textId="77777777" w:rsidR="007950E2" w:rsidRDefault="007950E2"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Д</w:t>
            </w:r>
            <w:r w:rsidRPr="00FE09F0">
              <w:rPr>
                <w:sz w:val="24"/>
                <w:szCs w:val="24"/>
              </w:rPr>
              <w:t>елегирова</w:t>
            </w:r>
            <w:r>
              <w:rPr>
                <w:sz w:val="24"/>
                <w:szCs w:val="24"/>
              </w:rPr>
              <w:t xml:space="preserve">ние </w:t>
            </w:r>
            <w:r w:rsidRPr="00FE09F0">
              <w:rPr>
                <w:sz w:val="24"/>
                <w:szCs w:val="24"/>
              </w:rPr>
              <w:t>исполнени</w:t>
            </w:r>
            <w:r>
              <w:rPr>
                <w:sz w:val="24"/>
                <w:szCs w:val="24"/>
              </w:rPr>
              <w:t>я</w:t>
            </w:r>
            <w:r w:rsidRPr="00FE09F0">
              <w:rPr>
                <w:sz w:val="24"/>
                <w:szCs w:val="24"/>
              </w:rPr>
              <w:t xml:space="preserve"> заявки</w:t>
            </w:r>
          </w:p>
        </w:tc>
        <w:tc>
          <w:tcPr>
            <w:tcW w:w="6377" w:type="dxa"/>
            <w:shd w:val="clear" w:color="auto" w:fill="auto"/>
            <w:vAlign w:val="center"/>
          </w:tcPr>
          <w:p w14:paraId="2A6E16DB" w14:textId="3DA266B0" w:rsidR="007950E2" w:rsidRDefault="00E0092B"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Возможность Пользователя,</w:t>
            </w:r>
            <w:r w:rsidR="007950E2">
              <w:rPr>
                <w:sz w:val="24"/>
                <w:szCs w:val="24"/>
              </w:rPr>
              <w:t xml:space="preserve"> выбранн</w:t>
            </w:r>
            <w:r w:rsidR="001D619D">
              <w:rPr>
                <w:sz w:val="24"/>
                <w:szCs w:val="24"/>
              </w:rPr>
              <w:t>ого</w:t>
            </w:r>
            <w:r w:rsidR="007950E2">
              <w:rPr>
                <w:sz w:val="24"/>
                <w:szCs w:val="24"/>
              </w:rPr>
              <w:t xml:space="preserve"> в качестве исполнителя заявки - изменять исполнителя на другого сотрудника, который будет наделяться правами согласования (исполнения) заявки </w:t>
            </w:r>
          </w:p>
        </w:tc>
      </w:tr>
      <w:tr w:rsidR="00C34D34" w:rsidRPr="00864142" w14:paraId="5D9A4DC7" w14:textId="77777777" w:rsidTr="00A76D49">
        <w:tc>
          <w:tcPr>
            <w:cnfStyle w:val="001000000000" w:firstRow="0" w:lastRow="0" w:firstColumn="1" w:lastColumn="0" w:oddVBand="0" w:evenVBand="0" w:oddHBand="0" w:evenHBand="0" w:firstRowFirstColumn="0" w:firstRowLastColumn="0" w:lastRowFirstColumn="0" w:lastRowLastColumn="0"/>
            <w:tcW w:w="562" w:type="dxa"/>
          </w:tcPr>
          <w:p w14:paraId="4201D59F" w14:textId="77777777" w:rsidR="00C34D34" w:rsidRPr="00864142" w:rsidRDefault="00C34D34" w:rsidP="00E25FC5">
            <w:pPr>
              <w:pStyle w:val="ad"/>
              <w:numPr>
                <w:ilvl w:val="0"/>
                <w:numId w:val="17"/>
              </w:numPr>
              <w:spacing w:before="120" w:after="120"/>
              <w:ind w:left="306"/>
              <w:rPr>
                <w:sz w:val="24"/>
                <w:szCs w:val="24"/>
              </w:rPr>
            </w:pPr>
          </w:p>
        </w:tc>
        <w:tc>
          <w:tcPr>
            <w:tcW w:w="2837" w:type="dxa"/>
            <w:shd w:val="clear" w:color="auto" w:fill="auto"/>
            <w:vAlign w:val="center"/>
          </w:tcPr>
          <w:p w14:paraId="5B6D1E7C" w14:textId="2BEBB196" w:rsidR="00C34D34" w:rsidRDefault="00C34D34"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БД</w:t>
            </w:r>
          </w:p>
        </w:tc>
        <w:tc>
          <w:tcPr>
            <w:tcW w:w="6377" w:type="dxa"/>
            <w:shd w:val="clear" w:color="auto" w:fill="auto"/>
            <w:vAlign w:val="center"/>
          </w:tcPr>
          <w:p w14:paraId="04376E97" w14:textId="1E834660" w:rsidR="00C34D34" w:rsidRDefault="00C34D34" w:rsidP="00A76D4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База данных</w:t>
            </w:r>
          </w:p>
        </w:tc>
      </w:tr>
    </w:tbl>
    <w:p w14:paraId="200BEA4B" w14:textId="1D574842" w:rsidR="007B153B" w:rsidRPr="007950E2" w:rsidRDefault="007B153B" w:rsidP="007B153B">
      <w:pPr>
        <w:rPr>
          <w:lang w:eastAsia="x-none"/>
        </w:rPr>
      </w:pPr>
    </w:p>
    <w:p w14:paraId="7DEB3CA1" w14:textId="7B8C29AF" w:rsidR="008D684C" w:rsidRPr="00D15B77" w:rsidRDefault="008D684C" w:rsidP="00E25FC5">
      <w:pPr>
        <w:pStyle w:val="2"/>
        <w:numPr>
          <w:ilvl w:val="1"/>
          <w:numId w:val="18"/>
        </w:numPr>
      </w:pPr>
      <w:bookmarkStart w:id="18" w:name="_Toc26272811"/>
      <w:bookmarkStart w:id="19" w:name="_Toc79400106"/>
      <w:r w:rsidRPr="00D15B77">
        <w:t xml:space="preserve">Назначение </w:t>
      </w:r>
      <w:bookmarkEnd w:id="18"/>
      <w:r>
        <w:rPr>
          <w:lang w:val="ru-RU"/>
        </w:rPr>
        <w:t>сервиса</w:t>
      </w:r>
      <w:bookmarkEnd w:id="19"/>
    </w:p>
    <w:p w14:paraId="6C5BA80C" w14:textId="411264EA" w:rsidR="00EB2C34" w:rsidRDefault="008D684C" w:rsidP="008D684C">
      <w:pPr>
        <w:pStyle w:val="afa"/>
        <w:ind w:firstLine="426"/>
      </w:pPr>
      <w:r>
        <w:lastRenderedPageBreak/>
        <w:t>Сервис «Заявки</w:t>
      </w:r>
      <w:r w:rsidR="00390DAA">
        <w:t xml:space="preserve"> на подбор персонала</w:t>
      </w:r>
      <w:r>
        <w:t xml:space="preserve">» должен обеспечивать возможность </w:t>
      </w:r>
      <w:r w:rsidR="00EB2C34">
        <w:t>передачи заявок (обращений) для пользователей и обработки этих заявки ответственными лицами. Сервис должен упростить процесс взаимодействия между сотрудниками в рамках выполнения обращений</w:t>
      </w:r>
      <w:r w:rsidR="00353483">
        <w:t xml:space="preserve"> по подбору персонала</w:t>
      </w:r>
      <w:r w:rsidR="00EB2C34">
        <w:t xml:space="preserve">. </w:t>
      </w:r>
    </w:p>
    <w:p w14:paraId="465C7FBE" w14:textId="77777777" w:rsidR="008D684C" w:rsidRDefault="008D684C" w:rsidP="008D684C">
      <w:pPr>
        <w:pStyle w:val="afa"/>
        <w:ind w:firstLine="426"/>
      </w:pPr>
      <w:r>
        <w:t xml:space="preserve">Сервис </w:t>
      </w:r>
      <w:r w:rsidRPr="00D15B77">
        <w:t>предназначен</w:t>
      </w:r>
      <w:r>
        <w:t xml:space="preserve"> для сотрудников, имеющих доступ к внутрикорпоративному порталу</w:t>
      </w:r>
      <w:r w:rsidRPr="00D15B77">
        <w:t>.</w:t>
      </w:r>
    </w:p>
    <w:p w14:paraId="387BBC15" w14:textId="77777777" w:rsidR="008D684C" w:rsidRPr="00EF45D8" w:rsidRDefault="008D684C" w:rsidP="00EF45D8"/>
    <w:p w14:paraId="25964B1E" w14:textId="215AB6A7" w:rsidR="00020482" w:rsidRDefault="00020482">
      <w:pPr>
        <w:spacing w:before="0" w:after="160" w:line="259" w:lineRule="auto"/>
        <w:rPr>
          <w:rFonts w:ascii="Times New Roman" w:hAnsi="Times New Roman" w:cs="Times New Roman"/>
        </w:rPr>
      </w:pPr>
      <w:r w:rsidRPr="00D15070">
        <w:rPr>
          <w:rFonts w:ascii="Times New Roman" w:hAnsi="Times New Roman" w:cs="Times New Roman"/>
        </w:rPr>
        <w:br w:type="page"/>
      </w:r>
    </w:p>
    <w:p w14:paraId="192D89A7" w14:textId="45EFB44C" w:rsidR="0091230F" w:rsidRPr="00D15070" w:rsidRDefault="7B0F8308" w:rsidP="00020482">
      <w:pPr>
        <w:pStyle w:val="1"/>
        <w:pageBreakBefore w:val="0"/>
        <w:ind w:left="391" w:hanging="391"/>
        <w:rPr>
          <w:rFonts w:eastAsia="Times New Roman"/>
        </w:rPr>
      </w:pPr>
      <w:bookmarkStart w:id="20" w:name="_Toc75429490"/>
      <w:bookmarkStart w:id="21" w:name="_Toc79400107"/>
      <w:bookmarkEnd w:id="20"/>
      <w:r w:rsidRPr="00EF45D8">
        <w:rPr>
          <w:rFonts w:eastAsia="Times New Roman"/>
        </w:rPr>
        <w:lastRenderedPageBreak/>
        <w:t>ТРЕБОВАНИЕ К РОЛЕВОЙ МОДЕЛИ</w:t>
      </w:r>
      <w:bookmarkEnd w:id="21"/>
    </w:p>
    <w:p w14:paraId="17E49F5A" w14:textId="0824B6B7" w:rsidR="00BA3353" w:rsidRDefault="00BA3353" w:rsidP="00BA3353">
      <w:pPr>
        <w:rPr>
          <w:rFonts w:ascii="Times New Roman" w:hAnsi="Times New Roman" w:cs="Times New Roman"/>
          <w:sz w:val="24"/>
          <w:szCs w:val="24"/>
        </w:rPr>
      </w:pPr>
      <w:r w:rsidRPr="00D15070">
        <w:rPr>
          <w:rFonts w:ascii="Times New Roman" w:hAnsi="Times New Roman" w:cs="Times New Roman"/>
          <w:sz w:val="24"/>
          <w:szCs w:val="24"/>
        </w:rPr>
        <w:t>В рамках сервиса должны быть выделены следующие роли пользователей:</w:t>
      </w:r>
    </w:p>
    <w:p w14:paraId="0382490D" w14:textId="77777777" w:rsidR="00053B9C" w:rsidRPr="00D15070" w:rsidRDefault="00053B9C" w:rsidP="00BA3353">
      <w:pPr>
        <w:rPr>
          <w:rFonts w:ascii="Times New Roman" w:hAnsi="Times New Roman" w:cs="Times New Roman"/>
          <w:sz w:val="24"/>
          <w:szCs w:val="24"/>
        </w:rPr>
      </w:pPr>
    </w:p>
    <w:p w14:paraId="411B958E" w14:textId="5924E37D" w:rsidR="00237640" w:rsidRPr="00D15070" w:rsidRDefault="00BA3353" w:rsidP="00EF45D8">
      <w:pPr>
        <w:pStyle w:val="aff4"/>
      </w:pPr>
      <w:r w:rsidRPr="00D15070">
        <w:t xml:space="preserve">Таблица </w:t>
      </w:r>
      <w:r w:rsidR="005C18EF">
        <w:fldChar w:fldCharType="begin"/>
      </w:r>
      <w:r w:rsidR="005C18EF">
        <w:rPr>
          <w:b w:val="0"/>
          <w:bCs w:val="0"/>
          <w:i w:val="0"/>
        </w:rPr>
        <w:instrText xml:space="preserve"> SEQ Таблица \* ARABIC </w:instrText>
      </w:r>
      <w:r w:rsidR="005C18EF">
        <w:fldChar w:fldCharType="separate"/>
      </w:r>
      <w:r w:rsidR="00074981">
        <w:rPr>
          <w:b w:val="0"/>
          <w:bCs w:val="0"/>
          <w:i w:val="0"/>
          <w:noProof/>
        </w:rPr>
        <w:t>1</w:t>
      </w:r>
      <w:r w:rsidR="005C18EF">
        <w:rPr>
          <w:noProof/>
        </w:rPr>
        <w:fldChar w:fldCharType="end"/>
      </w:r>
      <w:r w:rsidRPr="00D15070">
        <w:t>. Матрица ролевого доступа к сервису «</w:t>
      </w:r>
      <w:r w:rsidR="00CE5B55">
        <w:t>Заявки</w:t>
      </w:r>
      <w:r w:rsidR="0071582E">
        <w:rPr>
          <w:lang w:val="ru-RU"/>
        </w:rPr>
        <w:t xml:space="preserve"> на подбор персонала</w:t>
      </w:r>
      <w:r w:rsidRPr="00D15070">
        <w:t>»</w:t>
      </w:r>
    </w:p>
    <w:tbl>
      <w:tblPr>
        <w:tblW w:w="9781" w:type="dxa"/>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2954"/>
        <w:gridCol w:w="2924"/>
        <w:gridCol w:w="3903"/>
      </w:tblGrid>
      <w:tr w:rsidR="00BA3353" w:rsidRPr="00D15070" w14:paraId="0AADC6C6" w14:textId="77777777" w:rsidTr="00EF45D8">
        <w:trPr>
          <w:tblHeader/>
        </w:trPr>
        <w:tc>
          <w:tcPr>
            <w:tcW w:w="2954" w:type="dxa"/>
            <w:tcBorders>
              <w:top w:val="single" w:sz="12" w:space="0" w:color="999999"/>
              <w:bottom w:val="single" w:sz="12" w:space="0" w:color="999999"/>
            </w:tcBorders>
            <w:shd w:val="clear" w:color="auto" w:fill="E6E6E6"/>
          </w:tcPr>
          <w:p w14:paraId="2B22578D" w14:textId="77777777" w:rsidR="00BA3353" w:rsidRPr="00D15070" w:rsidRDefault="00BA3353" w:rsidP="00056B2E">
            <w:pPr>
              <w:rPr>
                <w:rFonts w:ascii="Times New Roman" w:hAnsi="Times New Roman" w:cs="Times New Roman"/>
                <w:b/>
                <w:sz w:val="24"/>
                <w:szCs w:val="24"/>
              </w:rPr>
            </w:pPr>
            <w:r w:rsidRPr="00D15070">
              <w:rPr>
                <w:rFonts w:ascii="Times New Roman" w:hAnsi="Times New Roman" w:cs="Times New Roman"/>
                <w:b/>
                <w:sz w:val="24"/>
                <w:szCs w:val="24"/>
              </w:rPr>
              <w:t>Роль</w:t>
            </w:r>
          </w:p>
        </w:tc>
        <w:tc>
          <w:tcPr>
            <w:tcW w:w="2924" w:type="dxa"/>
            <w:tcBorders>
              <w:top w:val="single" w:sz="12" w:space="0" w:color="999999"/>
              <w:bottom w:val="single" w:sz="12" w:space="0" w:color="999999"/>
            </w:tcBorders>
            <w:shd w:val="clear" w:color="auto" w:fill="E6E6E6"/>
          </w:tcPr>
          <w:p w14:paraId="5F858354" w14:textId="77777777" w:rsidR="00BA3353" w:rsidRPr="00D15070" w:rsidRDefault="00BA3353" w:rsidP="00056B2E">
            <w:pPr>
              <w:rPr>
                <w:rFonts w:ascii="Times New Roman" w:hAnsi="Times New Roman" w:cs="Times New Roman"/>
                <w:b/>
                <w:sz w:val="24"/>
                <w:szCs w:val="24"/>
              </w:rPr>
            </w:pPr>
            <w:r w:rsidRPr="00D15070">
              <w:rPr>
                <w:rFonts w:ascii="Times New Roman" w:hAnsi="Times New Roman" w:cs="Times New Roman"/>
                <w:b/>
                <w:sz w:val="24"/>
                <w:szCs w:val="24"/>
              </w:rPr>
              <w:t>Группа на портале</w:t>
            </w:r>
          </w:p>
        </w:tc>
        <w:tc>
          <w:tcPr>
            <w:tcW w:w="3903" w:type="dxa"/>
            <w:tcBorders>
              <w:top w:val="single" w:sz="12" w:space="0" w:color="999999"/>
              <w:bottom w:val="single" w:sz="12" w:space="0" w:color="999999"/>
            </w:tcBorders>
            <w:shd w:val="clear" w:color="auto" w:fill="E6E6E6"/>
          </w:tcPr>
          <w:p w14:paraId="200C15D1" w14:textId="77777777" w:rsidR="00BA3353" w:rsidRPr="00D15070" w:rsidRDefault="00BA3353" w:rsidP="00056B2E">
            <w:pPr>
              <w:rPr>
                <w:rFonts w:ascii="Times New Roman" w:hAnsi="Times New Roman" w:cs="Times New Roman"/>
                <w:b/>
                <w:sz w:val="24"/>
                <w:szCs w:val="24"/>
              </w:rPr>
            </w:pPr>
            <w:r w:rsidRPr="00D15070">
              <w:rPr>
                <w:rFonts w:ascii="Times New Roman" w:hAnsi="Times New Roman" w:cs="Times New Roman"/>
                <w:b/>
                <w:sz w:val="24"/>
                <w:szCs w:val="24"/>
              </w:rPr>
              <w:t xml:space="preserve">Основной функционал </w:t>
            </w:r>
          </w:p>
        </w:tc>
      </w:tr>
      <w:tr w:rsidR="00BA3353" w:rsidRPr="00D15070" w:rsidDel="000843D6" w14:paraId="070A4E4D" w14:textId="77777777" w:rsidTr="00EF45D8">
        <w:tc>
          <w:tcPr>
            <w:tcW w:w="2954" w:type="dxa"/>
            <w:tcBorders>
              <w:top w:val="single" w:sz="8" w:space="0" w:color="999999"/>
              <w:bottom w:val="single" w:sz="8" w:space="0" w:color="999999"/>
            </w:tcBorders>
          </w:tcPr>
          <w:p w14:paraId="47AF5739" w14:textId="17F4CCBF" w:rsidR="00BA3353" w:rsidRPr="00D15070" w:rsidRDefault="00CF5CD5">
            <w:pPr>
              <w:rPr>
                <w:rFonts w:ascii="Times New Roman" w:hAnsi="Times New Roman" w:cs="Times New Roman"/>
                <w:sz w:val="24"/>
                <w:szCs w:val="24"/>
              </w:rPr>
            </w:pPr>
            <w:r>
              <w:rPr>
                <w:rFonts w:ascii="Times New Roman" w:hAnsi="Times New Roman" w:cs="Times New Roman"/>
                <w:sz w:val="24"/>
                <w:szCs w:val="24"/>
              </w:rPr>
              <w:t>Автор заявки</w:t>
            </w:r>
          </w:p>
        </w:tc>
        <w:tc>
          <w:tcPr>
            <w:tcW w:w="2924" w:type="dxa"/>
            <w:tcBorders>
              <w:top w:val="single" w:sz="8" w:space="0" w:color="999999"/>
              <w:bottom w:val="single" w:sz="8" w:space="0" w:color="999999"/>
            </w:tcBorders>
          </w:tcPr>
          <w:p w14:paraId="2CB1EF83" w14:textId="40B28117" w:rsidR="00BA3353" w:rsidRPr="00D15070" w:rsidRDefault="001E24B2">
            <w:pPr>
              <w:rPr>
                <w:rFonts w:ascii="Times New Roman" w:hAnsi="Times New Roman" w:cs="Times New Roman"/>
                <w:sz w:val="24"/>
                <w:szCs w:val="24"/>
              </w:rPr>
            </w:pPr>
            <w:r w:rsidRPr="3BC781B9">
              <w:rPr>
                <w:rFonts w:ascii="Times New Roman" w:hAnsi="Times New Roman" w:cs="Times New Roman"/>
                <w:sz w:val="24"/>
                <w:szCs w:val="24"/>
              </w:rPr>
              <w:t>Читател</w:t>
            </w:r>
            <w:r>
              <w:rPr>
                <w:rFonts w:ascii="Times New Roman" w:hAnsi="Times New Roman" w:cs="Times New Roman"/>
                <w:sz w:val="24"/>
                <w:szCs w:val="24"/>
              </w:rPr>
              <w:t>ь портала</w:t>
            </w:r>
          </w:p>
        </w:tc>
        <w:tc>
          <w:tcPr>
            <w:tcW w:w="3903" w:type="dxa"/>
            <w:tcBorders>
              <w:top w:val="single" w:sz="8" w:space="0" w:color="999999"/>
              <w:bottom w:val="single" w:sz="8" w:space="0" w:color="999999"/>
            </w:tcBorders>
            <w:shd w:val="clear" w:color="auto" w:fill="auto"/>
          </w:tcPr>
          <w:p w14:paraId="502A126F" w14:textId="791543DB" w:rsidR="000C1E96" w:rsidRDefault="000C1E96" w:rsidP="00056B2E">
            <w:pPr>
              <w:rPr>
                <w:rFonts w:ascii="Times New Roman" w:hAnsi="Times New Roman" w:cs="Times New Roman"/>
                <w:sz w:val="24"/>
                <w:szCs w:val="24"/>
              </w:rPr>
            </w:pPr>
            <w:r w:rsidRPr="003C0978">
              <w:rPr>
                <w:rFonts w:ascii="Times New Roman" w:hAnsi="Times New Roman" w:cs="Times New Roman"/>
                <w:sz w:val="24"/>
                <w:szCs w:val="24"/>
              </w:rPr>
              <w:t>Создание заявки</w:t>
            </w:r>
            <w:r>
              <w:rPr>
                <w:rFonts w:ascii="Times New Roman" w:hAnsi="Times New Roman" w:cs="Times New Roman"/>
                <w:sz w:val="24"/>
                <w:szCs w:val="24"/>
              </w:rPr>
              <w:t>.</w:t>
            </w:r>
          </w:p>
          <w:p w14:paraId="26E13F40" w14:textId="35DBE697" w:rsidR="00BA3353" w:rsidRPr="003C0978" w:rsidRDefault="00B7514A" w:rsidP="00056B2E">
            <w:pPr>
              <w:rPr>
                <w:rFonts w:ascii="Times New Roman" w:hAnsi="Times New Roman" w:cs="Times New Roman"/>
                <w:sz w:val="24"/>
                <w:szCs w:val="24"/>
              </w:rPr>
            </w:pPr>
            <w:r w:rsidRPr="003C0978">
              <w:rPr>
                <w:rFonts w:ascii="Times New Roman" w:hAnsi="Times New Roman" w:cs="Times New Roman"/>
                <w:sz w:val="24"/>
                <w:szCs w:val="24"/>
              </w:rPr>
              <w:t xml:space="preserve">Просмотр </w:t>
            </w:r>
            <w:r w:rsidR="007E16AC" w:rsidRPr="003C0978">
              <w:rPr>
                <w:rFonts w:ascii="Times New Roman" w:hAnsi="Times New Roman" w:cs="Times New Roman"/>
                <w:sz w:val="24"/>
                <w:szCs w:val="24"/>
              </w:rPr>
              <w:t>своих заявок</w:t>
            </w:r>
            <w:r w:rsidR="007239EB">
              <w:rPr>
                <w:rFonts w:ascii="Times New Roman" w:hAnsi="Times New Roman" w:cs="Times New Roman"/>
                <w:sz w:val="24"/>
                <w:szCs w:val="24"/>
              </w:rPr>
              <w:t>;</w:t>
            </w:r>
          </w:p>
          <w:p w14:paraId="0221C86B" w14:textId="77777777" w:rsidR="000C1E96" w:rsidRDefault="000C1E96" w:rsidP="000C1E96">
            <w:pPr>
              <w:rPr>
                <w:rFonts w:ascii="Times New Roman" w:hAnsi="Times New Roman" w:cs="Times New Roman"/>
                <w:sz w:val="24"/>
                <w:szCs w:val="24"/>
              </w:rPr>
            </w:pPr>
            <w:r w:rsidRPr="003C0978">
              <w:rPr>
                <w:rFonts w:ascii="Times New Roman" w:hAnsi="Times New Roman" w:cs="Times New Roman"/>
                <w:sz w:val="24"/>
                <w:szCs w:val="24"/>
              </w:rPr>
              <w:t xml:space="preserve">Редактирование своих заявок в статусе </w:t>
            </w:r>
            <w:r>
              <w:rPr>
                <w:rFonts w:ascii="Times New Roman" w:hAnsi="Times New Roman" w:cs="Times New Roman"/>
                <w:sz w:val="24"/>
                <w:szCs w:val="24"/>
              </w:rPr>
              <w:t>«Ч</w:t>
            </w:r>
            <w:r w:rsidRPr="003C0978">
              <w:rPr>
                <w:rFonts w:ascii="Times New Roman" w:hAnsi="Times New Roman" w:cs="Times New Roman"/>
                <w:sz w:val="24"/>
                <w:szCs w:val="24"/>
              </w:rPr>
              <w:t>ерновик</w:t>
            </w:r>
            <w:r>
              <w:rPr>
                <w:rFonts w:ascii="Times New Roman" w:hAnsi="Times New Roman" w:cs="Times New Roman"/>
                <w:sz w:val="24"/>
                <w:szCs w:val="24"/>
              </w:rPr>
              <w:t xml:space="preserve">» </w:t>
            </w:r>
            <w:r w:rsidRPr="00B02C92">
              <w:rPr>
                <w:rFonts w:ascii="Times New Roman" w:hAnsi="Times New Roman" w:cs="Times New Roman"/>
                <w:sz w:val="24"/>
                <w:szCs w:val="24"/>
              </w:rPr>
              <w:t>в веб-</w:t>
            </w:r>
            <w:proofErr w:type="spellStart"/>
            <w:r w:rsidRPr="00B02C92">
              <w:rPr>
                <w:rFonts w:ascii="Times New Roman" w:hAnsi="Times New Roman" w:cs="Times New Roman"/>
                <w:sz w:val="24"/>
                <w:szCs w:val="24"/>
              </w:rPr>
              <w:t>интерефейсе</w:t>
            </w:r>
            <w:proofErr w:type="spellEnd"/>
            <w:r>
              <w:rPr>
                <w:rFonts w:ascii="Times New Roman" w:hAnsi="Times New Roman" w:cs="Times New Roman"/>
                <w:sz w:val="24"/>
                <w:szCs w:val="24"/>
              </w:rPr>
              <w:t>;</w:t>
            </w:r>
          </w:p>
          <w:p w14:paraId="279E82BD" w14:textId="47387B9D" w:rsidR="000C1E96" w:rsidRPr="003C0978" w:rsidDel="000843D6" w:rsidRDefault="000C1E96" w:rsidP="009B520E">
            <w:pPr>
              <w:rPr>
                <w:rFonts w:ascii="Times New Roman" w:hAnsi="Times New Roman" w:cs="Times New Roman"/>
                <w:sz w:val="24"/>
                <w:szCs w:val="24"/>
              </w:rPr>
            </w:pPr>
            <w:r>
              <w:rPr>
                <w:rFonts w:ascii="Times New Roman" w:hAnsi="Times New Roman" w:cs="Times New Roman"/>
                <w:sz w:val="24"/>
                <w:szCs w:val="24"/>
              </w:rPr>
              <w:t>Редактирование статуса в своих заявках</w:t>
            </w:r>
            <w:r w:rsidRPr="00E54D96">
              <w:rPr>
                <w:rFonts w:ascii="Times New Roman" w:hAnsi="Times New Roman" w:cs="Times New Roman"/>
                <w:sz w:val="24"/>
                <w:szCs w:val="24"/>
              </w:rPr>
              <w:t xml:space="preserve"> </w:t>
            </w:r>
            <w:r>
              <w:rPr>
                <w:rFonts w:ascii="Times New Roman" w:hAnsi="Times New Roman" w:cs="Times New Roman"/>
                <w:sz w:val="24"/>
                <w:szCs w:val="24"/>
              </w:rPr>
              <w:t>в статусе «</w:t>
            </w:r>
            <w:r w:rsidR="00F600FE">
              <w:rPr>
                <w:rFonts w:ascii="Times New Roman" w:hAnsi="Times New Roman" w:cs="Times New Roman"/>
                <w:sz w:val="24"/>
                <w:szCs w:val="24"/>
              </w:rPr>
              <w:t>Исполнена</w:t>
            </w:r>
            <w:r>
              <w:rPr>
                <w:rFonts w:ascii="Times New Roman" w:hAnsi="Times New Roman" w:cs="Times New Roman"/>
                <w:sz w:val="24"/>
                <w:szCs w:val="24"/>
              </w:rPr>
              <w:t xml:space="preserve">» </w:t>
            </w:r>
            <w:r w:rsidRPr="00C05375">
              <w:rPr>
                <w:rFonts w:ascii="Times New Roman" w:hAnsi="Times New Roman" w:cs="Times New Roman"/>
                <w:sz w:val="24"/>
                <w:szCs w:val="24"/>
              </w:rPr>
              <w:t>в веб-</w:t>
            </w:r>
            <w:proofErr w:type="spellStart"/>
            <w:r w:rsidRPr="00C05375">
              <w:rPr>
                <w:rFonts w:ascii="Times New Roman" w:hAnsi="Times New Roman" w:cs="Times New Roman"/>
                <w:sz w:val="24"/>
                <w:szCs w:val="24"/>
              </w:rPr>
              <w:t>интерефейсе</w:t>
            </w:r>
            <w:proofErr w:type="spellEnd"/>
            <w:r>
              <w:rPr>
                <w:rFonts w:ascii="Times New Roman" w:hAnsi="Times New Roman" w:cs="Times New Roman"/>
                <w:sz w:val="24"/>
                <w:szCs w:val="24"/>
              </w:rPr>
              <w:t>;</w:t>
            </w:r>
          </w:p>
        </w:tc>
      </w:tr>
      <w:tr w:rsidR="009552F6" w:rsidRPr="00D15070" w:rsidDel="000843D6" w14:paraId="66026AF2" w14:textId="77777777" w:rsidTr="00EF45D8">
        <w:tc>
          <w:tcPr>
            <w:tcW w:w="2954" w:type="dxa"/>
            <w:tcBorders>
              <w:top w:val="single" w:sz="8" w:space="0" w:color="999999"/>
              <w:bottom w:val="single" w:sz="8" w:space="0" w:color="999999"/>
            </w:tcBorders>
          </w:tcPr>
          <w:p w14:paraId="3C18C0D7" w14:textId="01D311E9" w:rsidR="009552F6" w:rsidRPr="00D15070" w:rsidRDefault="004357A5" w:rsidP="007239EB">
            <w:pPr>
              <w:rPr>
                <w:rFonts w:ascii="Times New Roman" w:hAnsi="Times New Roman" w:cs="Times New Roman"/>
                <w:sz w:val="24"/>
                <w:szCs w:val="24"/>
              </w:rPr>
            </w:pPr>
            <w:r>
              <w:rPr>
                <w:rFonts w:ascii="Times New Roman" w:hAnsi="Times New Roman" w:cs="Times New Roman"/>
                <w:sz w:val="24"/>
                <w:szCs w:val="24"/>
              </w:rPr>
              <w:t>Рекрутер</w:t>
            </w:r>
          </w:p>
        </w:tc>
        <w:tc>
          <w:tcPr>
            <w:tcW w:w="2924" w:type="dxa"/>
            <w:tcBorders>
              <w:top w:val="single" w:sz="8" w:space="0" w:color="999999"/>
              <w:bottom w:val="single" w:sz="8" w:space="0" w:color="999999"/>
            </w:tcBorders>
          </w:tcPr>
          <w:p w14:paraId="1CAAD971" w14:textId="270850EB" w:rsidR="009552F6" w:rsidRPr="00D15070" w:rsidRDefault="004357A5" w:rsidP="00056B2E">
            <w:pPr>
              <w:rPr>
                <w:rFonts w:ascii="Times New Roman" w:hAnsi="Times New Roman" w:cs="Times New Roman"/>
                <w:sz w:val="24"/>
                <w:szCs w:val="24"/>
              </w:rPr>
            </w:pPr>
            <w:r>
              <w:rPr>
                <w:rFonts w:ascii="Times New Roman" w:hAnsi="Times New Roman" w:cs="Times New Roman"/>
                <w:sz w:val="24"/>
                <w:szCs w:val="24"/>
              </w:rPr>
              <w:t>Рекрутер</w:t>
            </w:r>
            <w:r w:rsidR="00390DAA">
              <w:rPr>
                <w:rFonts w:ascii="Times New Roman" w:hAnsi="Times New Roman" w:cs="Times New Roman"/>
                <w:sz w:val="24"/>
                <w:szCs w:val="24"/>
              </w:rPr>
              <w:t xml:space="preserve"> </w:t>
            </w:r>
          </w:p>
        </w:tc>
        <w:tc>
          <w:tcPr>
            <w:tcW w:w="3903" w:type="dxa"/>
            <w:tcBorders>
              <w:top w:val="single" w:sz="8" w:space="0" w:color="999999"/>
              <w:bottom w:val="single" w:sz="8" w:space="0" w:color="999999"/>
            </w:tcBorders>
            <w:shd w:val="clear" w:color="auto" w:fill="auto"/>
          </w:tcPr>
          <w:p w14:paraId="78C7102E" w14:textId="568DC261" w:rsidR="00BD0627" w:rsidRDefault="00BD0627" w:rsidP="00D97641">
            <w:pPr>
              <w:rPr>
                <w:rFonts w:ascii="Times New Roman" w:hAnsi="Times New Roman" w:cs="Times New Roman"/>
                <w:sz w:val="24"/>
                <w:szCs w:val="24"/>
              </w:rPr>
            </w:pPr>
            <w:r>
              <w:rPr>
                <w:rFonts w:ascii="Times New Roman" w:hAnsi="Times New Roman" w:cs="Times New Roman"/>
                <w:sz w:val="24"/>
                <w:szCs w:val="24"/>
              </w:rPr>
              <w:t xml:space="preserve">Все права с ролью </w:t>
            </w:r>
            <w:r w:rsidR="007239EB">
              <w:rPr>
                <w:rFonts w:ascii="Times New Roman" w:hAnsi="Times New Roman" w:cs="Times New Roman"/>
                <w:sz w:val="24"/>
                <w:szCs w:val="24"/>
              </w:rPr>
              <w:t>«</w:t>
            </w:r>
            <w:r w:rsidR="00390DAA">
              <w:rPr>
                <w:rFonts w:ascii="Times New Roman" w:hAnsi="Times New Roman" w:cs="Times New Roman"/>
                <w:sz w:val="24"/>
                <w:szCs w:val="24"/>
              </w:rPr>
              <w:t>Читатель</w:t>
            </w:r>
            <w:r w:rsidR="007239EB">
              <w:rPr>
                <w:rFonts w:ascii="Times New Roman" w:hAnsi="Times New Roman" w:cs="Times New Roman"/>
                <w:sz w:val="24"/>
                <w:szCs w:val="24"/>
              </w:rPr>
              <w:t>»;</w:t>
            </w:r>
          </w:p>
          <w:p w14:paraId="17BDD943" w14:textId="79637572" w:rsidR="00357140" w:rsidRDefault="005A4153">
            <w:pPr>
              <w:rPr>
                <w:rFonts w:ascii="Times New Roman" w:hAnsi="Times New Roman" w:cs="Times New Roman"/>
                <w:sz w:val="24"/>
                <w:szCs w:val="24"/>
              </w:rPr>
            </w:pPr>
            <w:r w:rsidRPr="00D15070">
              <w:rPr>
                <w:rFonts w:ascii="Times New Roman" w:hAnsi="Times New Roman" w:cs="Times New Roman"/>
                <w:sz w:val="24"/>
                <w:szCs w:val="24"/>
              </w:rPr>
              <w:t xml:space="preserve">Просмотр </w:t>
            </w:r>
            <w:r>
              <w:rPr>
                <w:rFonts w:ascii="Times New Roman" w:hAnsi="Times New Roman" w:cs="Times New Roman"/>
                <w:sz w:val="24"/>
                <w:szCs w:val="24"/>
              </w:rPr>
              <w:t>списка всех заявок,</w:t>
            </w:r>
            <w:r w:rsidR="004357A5">
              <w:rPr>
                <w:rFonts w:ascii="Times New Roman" w:hAnsi="Times New Roman" w:cs="Times New Roman"/>
                <w:sz w:val="24"/>
                <w:szCs w:val="24"/>
              </w:rPr>
              <w:t xml:space="preserve"> поступивших на исполнение</w:t>
            </w:r>
            <w:r w:rsidR="007239EB">
              <w:rPr>
                <w:rFonts w:ascii="Times New Roman" w:hAnsi="Times New Roman" w:cs="Times New Roman"/>
                <w:sz w:val="24"/>
                <w:szCs w:val="24"/>
              </w:rPr>
              <w:t>;</w:t>
            </w:r>
          </w:p>
          <w:p w14:paraId="779D818F" w14:textId="2BEBA10D" w:rsidR="00E04526" w:rsidRDefault="00E04526">
            <w:pPr>
              <w:rPr>
                <w:rFonts w:ascii="Times New Roman" w:hAnsi="Times New Roman" w:cs="Times New Roman"/>
                <w:sz w:val="24"/>
                <w:szCs w:val="24"/>
              </w:rPr>
            </w:pPr>
            <w:r>
              <w:rPr>
                <w:rFonts w:ascii="Times New Roman" w:hAnsi="Times New Roman" w:cs="Times New Roman"/>
                <w:sz w:val="24"/>
                <w:szCs w:val="24"/>
              </w:rPr>
              <w:t>Редактирование полей заявки;</w:t>
            </w:r>
          </w:p>
          <w:p w14:paraId="49C150DE" w14:textId="77777777" w:rsidR="005878F8" w:rsidRDefault="005878F8">
            <w:pPr>
              <w:rPr>
                <w:rFonts w:ascii="Times New Roman" w:hAnsi="Times New Roman" w:cs="Times New Roman"/>
                <w:sz w:val="24"/>
                <w:szCs w:val="24"/>
              </w:rPr>
            </w:pPr>
            <w:r w:rsidRPr="005878F8">
              <w:rPr>
                <w:rFonts w:ascii="Times New Roman" w:hAnsi="Times New Roman" w:cs="Times New Roman"/>
                <w:sz w:val="24"/>
                <w:szCs w:val="24"/>
              </w:rPr>
              <w:t>Просмотр страницы «Реестр заявок на подбор. Рекрутер»</w:t>
            </w:r>
          </w:p>
          <w:p w14:paraId="42382D08" w14:textId="77777777" w:rsidR="005878F8" w:rsidRDefault="005878F8">
            <w:pPr>
              <w:rPr>
                <w:rFonts w:ascii="Times New Roman" w:hAnsi="Times New Roman" w:cs="Times New Roman"/>
                <w:sz w:val="24"/>
                <w:szCs w:val="24"/>
              </w:rPr>
            </w:pPr>
            <w:r w:rsidRPr="005878F8">
              <w:rPr>
                <w:rFonts w:ascii="Times New Roman" w:hAnsi="Times New Roman" w:cs="Times New Roman"/>
                <w:sz w:val="24"/>
                <w:szCs w:val="24"/>
              </w:rPr>
              <w:t xml:space="preserve">Просмотр страницы «Реестр заявок на подбор. </w:t>
            </w:r>
            <w:r>
              <w:rPr>
                <w:rFonts w:ascii="Times New Roman" w:hAnsi="Times New Roman" w:cs="Times New Roman"/>
                <w:sz w:val="24"/>
                <w:szCs w:val="24"/>
              </w:rPr>
              <w:t>Главный р</w:t>
            </w:r>
            <w:r w:rsidRPr="005878F8">
              <w:rPr>
                <w:rFonts w:ascii="Times New Roman" w:hAnsi="Times New Roman" w:cs="Times New Roman"/>
                <w:sz w:val="24"/>
                <w:szCs w:val="24"/>
              </w:rPr>
              <w:t>екрутер»</w:t>
            </w:r>
          </w:p>
          <w:p w14:paraId="616475A7" w14:textId="00246B4B" w:rsidR="000C1E96" w:rsidRPr="005878F8" w:rsidRDefault="000C1E96">
            <w:pPr>
              <w:rPr>
                <w:rFonts w:ascii="Times New Roman" w:hAnsi="Times New Roman" w:cs="Times New Roman"/>
                <w:sz w:val="24"/>
                <w:szCs w:val="24"/>
              </w:rPr>
            </w:pPr>
            <w:r w:rsidRPr="003C0978">
              <w:rPr>
                <w:rFonts w:ascii="Times New Roman" w:hAnsi="Times New Roman" w:cs="Times New Roman"/>
                <w:sz w:val="24"/>
                <w:szCs w:val="24"/>
              </w:rPr>
              <w:t xml:space="preserve">Отправление </w:t>
            </w:r>
            <w:r>
              <w:rPr>
                <w:rFonts w:ascii="Times New Roman" w:hAnsi="Times New Roman" w:cs="Times New Roman"/>
                <w:sz w:val="24"/>
                <w:szCs w:val="24"/>
              </w:rPr>
              <w:t>комментариев в модальном окне «Комментарии и ответы на комментарии».</w:t>
            </w:r>
          </w:p>
        </w:tc>
      </w:tr>
      <w:tr w:rsidR="004357A5" w:rsidRPr="00D15070" w:rsidDel="000843D6" w14:paraId="16EF5C90" w14:textId="77777777" w:rsidTr="00164513">
        <w:tc>
          <w:tcPr>
            <w:tcW w:w="2954" w:type="dxa"/>
            <w:tcBorders>
              <w:top w:val="single" w:sz="8" w:space="0" w:color="999999"/>
              <w:bottom w:val="single" w:sz="8" w:space="0" w:color="999999"/>
            </w:tcBorders>
          </w:tcPr>
          <w:p w14:paraId="3117ABA2" w14:textId="21536658" w:rsidR="004357A5" w:rsidRPr="00EF45D8" w:rsidRDefault="004357A5" w:rsidP="007239EB">
            <w:pPr>
              <w:rPr>
                <w:rFonts w:ascii="Times New Roman" w:hAnsi="Times New Roman" w:cs="Times New Roman"/>
                <w:sz w:val="24"/>
                <w:szCs w:val="24"/>
              </w:rPr>
            </w:pPr>
            <w:r>
              <w:rPr>
                <w:rFonts w:ascii="Times New Roman" w:hAnsi="Times New Roman" w:cs="Times New Roman"/>
                <w:sz w:val="24"/>
                <w:szCs w:val="24"/>
              </w:rPr>
              <w:t>Главный рекрутер</w:t>
            </w:r>
          </w:p>
        </w:tc>
        <w:tc>
          <w:tcPr>
            <w:tcW w:w="2924" w:type="dxa"/>
            <w:tcBorders>
              <w:top w:val="single" w:sz="8" w:space="0" w:color="999999"/>
              <w:bottom w:val="single" w:sz="8" w:space="0" w:color="999999"/>
            </w:tcBorders>
          </w:tcPr>
          <w:p w14:paraId="742044C8" w14:textId="2F5D687F" w:rsidR="004357A5" w:rsidRPr="00EF45D8" w:rsidRDefault="004357A5" w:rsidP="00056B2E">
            <w:pPr>
              <w:rPr>
                <w:rFonts w:ascii="Times New Roman" w:hAnsi="Times New Roman" w:cs="Times New Roman"/>
                <w:sz w:val="24"/>
                <w:szCs w:val="24"/>
              </w:rPr>
            </w:pPr>
            <w:r>
              <w:rPr>
                <w:rFonts w:ascii="Times New Roman" w:hAnsi="Times New Roman" w:cs="Times New Roman"/>
                <w:sz w:val="24"/>
                <w:szCs w:val="24"/>
              </w:rPr>
              <w:t>Главный рекрутер</w:t>
            </w:r>
          </w:p>
        </w:tc>
        <w:tc>
          <w:tcPr>
            <w:tcW w:w="3903" w:type="dxa"/>
            <w:tcBorders>
              <w:top w:val="single" w:sz="8" w:space="0" w:color="999999"/>
              <w:bottom w:val="single" w:sz="8" w:space="0" w:color="999999"/>
            </w:tcBorders>
            <w:shd w:val="clear" w:color="auto" w:fill="auto"/>
          </w:tcPr>
          <w:p w14:paraId="4C1A1057" w14:textId="3A40293D" w:rsidR="004357A5" w:rsidRDefault="004357A5" w:rsidP="004357A5">
            <w:pPr>
              <w:rPr>
                <w:rFonts w:ascii="Times New Roman" w:hAnsi="Times New Roman" w:cs="Times New Roman"/>
                <w:sz w:val="24"/>
                <w:szCs w:val="24"/>
              </w:rPr>
            </w:pPr>
            <w:r>
              <w:rPr>
                <w:rFonts w:ascii="Times New Roman" w:hAnsi="Times New Roman" w:cs="Times New Roman"/>
                <w:sz w:val="24"/>
                <w:szCs w:val="24"/>
              </w:rPr>
              <w:t>Все права с ролью «Читатель</w:t>
            </w:r>
            <w:r w:rsidR="005D325B">
              <w:rPr>
                <w:rFonts w:ascii="Times New Roman" w:hAnsi="Times New Roman" w:cs="Times New Roman"/>
                <w:sz w:val="24"/>
                <w:szCs w:val="24"/>
              </w:rPr>
              <w:t>»;</w:t>
            </w:r>
          </w:p>
          <w:p w14:paraId="4A7AD2BD" w14:textId="7B28452D" w:rsidR="005D325B" w:rsidRDefault="005D325B" w:rsidP="004357A5">
            <w:pPr>
              <w:rPr>
                <w:rFonts w:ascii="Times New Roman" w:hAnsi="Times New Roman" w:cs="Times New Roman"/>
                <w:sz w:val="24"/>
                <w:szCs w:val="24"/>
              </w:rPr>
            </w:pPr>
            <w:r>
              <w:rPr>
                <w:rFonts w:ascii="Times New Roman" w:hAnsi="Times New Roman" w:cs="Times New Roman"/>
                <w:sz w:val="24"/>
                <w:szCs w:val="24"/>
              </w:rPr>
              <w:t>Редактирование полей заявки;</w:t>
            </w:r>
          </w:p>
          <w:p w14:paraId="4E465BC7" w14:textId="77777777" w:rsidR="004357A5" w:rsidRDefault="005A4153" w:rsidP="00D97641">
            <w:pPr>
              <w:rPr>
                <w:rFonts w:ascii="Times New Roman" w:hAnsi="Times New Roman" w:cs="Times New Roman"/>
                <w:sz w:val="24"/>
                <w:szCs w:val="24"/>
              </w:rPr>
            </w:pPr>
            <w:r w:rsidRPr="00D15070">
              <w:rPr>
                <w:rFonts w:ascii="Times New Roman" w:hAnsi="Times New Roman" w:cs="Times New Roman"/>
                <w:sz w:val="24"/>
                <w:szCs w:val="24"/>
              </w:rPr>
              <w:t xml:space="preserve">Просмотр </w:t>
            </w:r>
            <w:r>
              <w:rPr>
                <w:rFonts w:ascii="Times New Roman" w:hAnsi="Times New Roman" w:cs="Times New Roman"/>
                <w:sz w:val="24"/>
                <w:szCs w:val="24"/>
              </w:rPr>
              <w:t>списка всех заявок</w:t>
            </w:r>
            <w:r w:rsidR="00CF5CD5">
              <w:rPr>
                <w:rFonts w:ascii="Times New Roman" w:hAnsi="Times New Roman" w:cs="Times New Roman"/>
                <w:sz w:val="24"/>
                <w:szCs w:val="24"/>
              </w:rPr>
              <w:t>;</w:t>
            </w:r>
          </w:p>
          <w:p w14:paraId="5CA64E99" w14:textId="77777777" w:rsidR="00CF5CD5" w:rsidRDefault="00CF5CD5" w:rsidP="00D97641">
            <w:pPr>
              <w:rPr>
                <w:rFonts w:ascii="Times New Roman" w:hAnsi="Times New Roman" w:cs="Times New Roman"/>
                <w:sz w:val="24"/>
                <w:szCs w:val="24"/>
              </w:rPr>
            </w:pPr>
            <w:r>
              <w:rPr>
                <w:rFonts w:ascii="Times New Roman" w:hAnsi="Times New Roman" w:cs="Times New Roman"/>
                <w:sz w:val="24"/>
                <w:szCs w:val="24"/>
              </w:rPr>
              <w:t>Распределение исполнителей (рекрутеров) для заявок.</w:t>
            </w:r>
          </w:p>
          <w:p w14:paraId="4F00A928" w14:textId="77777777" w:rsidR="005878F8" w:rsidRDefault="005878F8" w:rsidP="00D97641">
            <w:pPr>
              <w:rPr>
                <w:rFonts w:ascii="Times New Roman" w:hAnsi="Times New Roman" w:cs="Times New Roman"/>
                <w:sz w:val="24"/>
                <w:szCs w:val="24"/>
              </w:rPr>
            </w:pPr>
            <w:r w:rsidRPr="005878F8">
              <w:rPr>
                <w:rFonts w:ascii="Times New Roman" w:hAnsi="Times New Roman" w:cs="Times New Roman"/>
                <w:sz w:val="24"/>
                <w:szCs w:val="24"/>
              </w:rPr>
              <w:t xml:space="preserve">Просмотр страницы «Реестр заявок на подбор. </w:t>
            </w:r>
            <w:r>
              <w:rPr>
                <w:rFonts w:ascii="Times New Roman" w:hAnsi="Times New Roman" w:cs="Times New Roman"/>
                <w:sz w:val="24"/>
                <w:szCs w:val="24"/>
              </w:rPr>
              <w:t>Главный р</w:t>
            </w:r>
            <w:r w:rsidRPr="005878F8">
              <w:rPr>
                <w:rFonts w:ascii="Times New Roman" w:hAnsi="Times New Roman" w:cs="Times New Roman"/>
                <w:sz w:val="24"/>
                <w:szCs w:val="24"/>
              </w:rPr>
              <w:t>екрутер»</w:t>
            </w:r>
          </w:p>
          <w:p w14:paraId="14FBB22E" w14:textId="67664A68" w:rsidR="000C1E96" w:rsidRDefault="000C1E96" w:rsidP="00D97641">
            <w:pPr>
              <w:rPr>
                <w:rFonts w:ascii="Times New Roman" w:hAnsi="Times New Roman" w:cs="Times New Roman"/>
                <w:sz w:val="24"/>
                <w:szCs w:val="24"/>
              </w:rPr>
            </w:pPr>
            <w:r w:rsidRPr="003C0978">
              <w:rPr>
                <w:rFonts w:ascii="Times New Roman" w:hAnsi="Times New Roman" w:cs="Times New Roman"/>
                <w:sz w:val="24"/>
                <w:szCs w:val="24"/>
              </w:rPr>
              <w:t xml:space="preserve">Отправление </w:t>
            </w:r>
            <w:r>
              <w:rPr>
                <w:rFonts w:ascii="Times New Roman" w:hAnsi="Times New Roman" w:cs="Times New Roman"/>
                <w:sz w:val="24"/>
                <w:szCs w:val="24"/>
              </w:rPr>
              <w:t>комментариев в модальном окне «Комментарии и ответы на комментарии».</w:t>
            </w:r>
          </w:p>
        </w:tc>
      </w:tr>
      <w:tr w:rsidR="005A4153" w:rsidRPr="00006A0F" w:rsidDel="000843D6" w14:paraId="2F314AD6" w14:textId="77777777" w:rsidTr="00164513">
        <w:tc>
          <w:tcPr>
            <w:tcW w:w="2954" w:type="dxa"/>
            <w:tcBorders>
              <w:top w:val="single" w:sz="8" w:space="0" w:color="999999"/>
              <w:bottom w:val="single" w:sz="8" w:space="0" w:color="999999"/>
            </w:tcBorders>
          </w:tcPr>
          <w:p w14:paraId="336E197B" w14:textId="0E0BF5BA" w:rsidR="005A4153" w:rsidRPr="00006A0F" w:rsidRDefault="00CF5CD5" w:rsidP="005A4153">
            <w:pPr>
              <w:rPr>
                <w:rFonts w:ascii="Times New Roman" w:hAnsi="Times New Roman" w:cs="Times New Roman"/>
                <w:sz w:val="24"/>
                <w:szCs w:val="24"/>
              </w:rPr>
            </w:pPr>
            <w:r w:rsidRPr="00006A0F">
              <w:rPr>
                <w:rFonts w:ascii="Times New Roman" w:hAnsi="Times New Roman" w:cs="Times New Roman"/>
                <w:sz w:val="24"/>
                <w:szCs w:val="24"/>
              </w:rPr>
              <w:t>Аккаунт</w:t>
            </w:r>
          </w:p>
        </w:tc>
        <w:tc>
          <w:tcPr>
            <w:tcW w:w="2924" w:type="dxa"/>
            <w:tcBorders>
              <w:top w:val="single" w:sz="8" w:space="0" w:color="999999"/>
              <w:bottom w:val="single" w:sz="8" w:space="0" w:color="999999"/>
            </w:tcBorders>
          </w:tcPr>
          <w:p w14:paraId="21D45C53" w14:textId="130EFA27" w:rsidR="005A4153" w:rsidRPr="00006A0F" w:rsidRDefault="00353483" w:rsidP="005A4153">
            <w:pPr>
              <w:rPr>
                <w:rFonts w:ascii="Times New Roman" w:hAnsi="Times New Roman" w:cs="Times New Roman"/>
                <w:sz w:val="24"/>
                <w:szCs w:val="24"/>
              </w:rPr>
            </w:pPr>
            <w:r w:rsidRPr="00006A0F">
              <w:rPr>
                <w:rFonts w:ascii="Times New Roman" w:hAnsi="Times New Roman" w:cs="Times New Roman"/>
                <w:sz w:val="24"/>
                <w:szCs w:val="24"/>
              </w:rPr>
              <w:t>Аккаунт</w:t>
            </w:r>
            <w:r w:rsidR="001E24B2" w:rsidRPr="00006A0F">
              <w:rPr>
                <w:rFonts w:ascii="Times New Roman" w:hAnsi="Times New Roman" w:cs="Times New Roman"/>
                <w:sz w:val="24"/>
                <w:szCs w:val="24"/>
              </w:rPr>
              <w:t xml:space="preserve"> </w:t>
            </w:r>
            <w:r w:rsidR="00006A0F" w:rsidRPr="00006A0F">
              <w:rPr>
                <w:rFonts w:ascii="Times New Roman" w:hAnsi="Times New Roman" w:cs="Times New Roman"/>
                <w:sz w:val="24"/>
                <w:szCs w:val="24"/>
              </w:rPr>
              <w:t>(назначается в карточке заявки)</w:t>
            </w:r>
          </w:p>
        </w:tc>
        <w:tc>
          <w:tcPr>
            <w:tcW w:w="3903" w:type="dxa"/>
            <w:tcBorders>
              <w:top w:val="single" w:sz="8" w:space="0" w:color="999999"/>
              <w:bottom w:val="single" w:sz="8" w:space="0" w:color="999999"/>
            </w:tcBorders>
            <w:shd w:val="clear" w:color="auto" w:fill="auto"/>
          </w:tcPr>
          <w:p w14:paraId="14CCC76F" w14:textId="77777777" w:rsidR="005A4153" w:rsidRPr="00006A0F" w:rsidRDefault="005A4153" w:rsidP="005A4153">
            <w:pPr>
              <w:rPr>
                <w:rFonts w:ascii="Times New Roman" w:hAnsi="Times New Roman" w:cs="Times New Roman"/>
                <w:sz w:val="24"/>
                <w:szCs w:val="24"/>
              </w:rPr>
            </w:pPr>
            <w:r w:rsidRPr="00006A0F">
              <w:rPr>
                <w:rFonts w:ascii="Times New Roman" w:hAnsi="Times New Roman" w:cs="Times New Roman"/>
                <w:sz w:val="24"/>
                <w:szCs w:val="24"/>
              </w:rPr>
              <w:t>Все права с ролью «Читатель»;</w:t>
            </w:r>
          </w:p>
          <w:p w14:paraId="147DC354" w14:textId="0B6CAF80" w:rsidR="005A4153" w:rsidRDefault="00931B8B" w:rsidP="005A4153">
            <w:pPr>
              <w:rPr>
                <w:rFonts w:ascii="Times New Roman" w:hAnsi="Times New Roman" w:cs="Times New Roman"/>
                <w:sz w:val="24"/>
                <w:szCs w:val="24"/>
              </w:rPr>
            </w:pPr>
            <w:r w:rsidRPr="00006A0F">
              <w:rPr>
                <w:rFonts w:ascii="Times New Roman" w:hAnsi="Times New Roman" w:cs="Times New Roman"/>
                <w:sz w:val="24"/>
                <w:szCs w:val="24"/>
              </w:rPr>
              <w:t>Просмотр списка всех заявок,</w:t>
            </w:r>
            <w:r w:rsidR="005A4153" w:rsidRPr="00006A0F">
              <w:rPr>
                <w:rFonts w:ascii="Times New Roman" w:hAnsi="Times New Roman" w:cs="Times New Roman"/>
                <w:sz w:val="24"/>
                <w:szCs w:val="24"/>
              </w:rPr>
              <w:t xml:space="preserve"> поступивших на исполнение.</w:t>
            </w:r>
          </w:p>
          <w:p w14:paraId="47A00F89" w14:textId="77777777" w:rsidR="005878F8" w:rsidRDefault="005878F8" w:rsidP="005A4153">
            <w:pPr>
              <w:rPr>
                <w:rFonts w:ascii="Times New Roman" w:hAnsi="Times New Roman" w:cs="Times New Roman"/>
                <w:sz w:val="24"/>
                <w:szCs w:val="24"/>
              </w:rPr>
            </w:pPr>
            <w:r w:rsidRPr="005878F8">
              <w:rPr>
                <w:rFonts w:ascii="Times New Roman" w:hAnsi="Times New Roman" w:cs="Times New Roman"/>
                <w:sz w:val="24"/>
                <w:szCs w:val="24"/>
              </w:rPr>
              <w:t xml:space="preserve">Просмотр страницы «Реестр заявок на подбор. </w:t>
            </w:r>
            <w:r>
              <w:rPr>
                <w:rFonts w:ascii="Times New Roman" w:hAnsi="Times New Roman" w:cs="Times New Roman"/>
                <w:sz w:val="24"/>
                <w:szCs w:val="24"/>
              </w:rPr>
              <w:t>Аккаунт</w:t>
            </w:r>
            <w:r w:rsidRPr="005878F8">
              <w:rPr>
                <w:rFonts w:ascii="Times New Roman" w:hAnsi="Times New Roman" w:cs="Times New Roman"/>
                <w:sz w:val="24"/>
                <w:szCs w:val="24"/>
              </w:rPr>
              <w:t>»</w:t>
            </w:r>
          </w:p>
          <w:p w14:paraId="6AE6B16B" w14:textId="0C0C46B2" w:rsidR="000C1E96" w:rsidRPr="00006A0F" w:rsidRDefault="000C1E96" w:rsidP="005A4153">
            <w:pPr>
              <w:rPr>
                <w:rFonts w:ascii="Times New Roman" w:hAnsi="Times New Roman" w:cs="Times New Roman"/>
                <w:sz w:val="24"/>
                <w:szCs w:val="24"/>
              </w:rPr>
            </w:pPr>
            <w:r w:rsidRPr="000C1E96">
              <w:rPr>
                <w:rFonts w:ascii="Times New Roman" w:hAnsi="Times New Roman" w:cs="Times New Roman"/>
                <w:sz w:val="24"/>
                <w:szCs w:val="24"/>
              </w:rPr>
              <w:t>Делегирование исполнения заявки</w:t>
            </w:r>
            <w:r>
              <w:rPr>
                <w:rFonts w:ascii="Times New Roman" w:hAnsi="Times New Roman" w:cs="Times New Roman"/>
                <w:sz w:val="24"/>
                <w:szCs w:val="24"/>
              </w:rPr>
              <w:t xml:space="preserve"> другому пользователю.</w:t>
            </w:r>
          </w:p>
        </w:tc>
      </w:tr>
      <w:tr w:rsidR="005A4153" w:rsidRPr="00D15070" w:rsidDel="000843D6" w14:paraId="573C6EB9" w14:textId="77777777" w:rsidTr="00EF45D8">
        <w:tc>
          <w:tcPr>
            <w:tcW w:w="2954" w:type="dxa"/>
            <w:tcBorders>
              <w:top w:val="single" w:sz="8" w:space="0" w:color="999999"/>
              <w:bottom w:val="single" w:sz="8" w:space="0" w:color="999999"/>
            </w:tcBorders>
          </w:tcPr>
          <w:p w14:paraId="316A97F2" w14:textId="274692E3" w:rsidR="005A4153" w:rsidRPr="00D15070" w:rsidRDefault="005A4153" w:rsidP="005A4153">
            <w:pPr>
              <w:rPr>
                <w:rFonts w:ascii="Times New Roman" w:hAnsi="Times New Roman" w:cs="Times New Roman"/>
                <w:sz w:val="24"/>
                <w:szCs w:val="24"/>
              </w:rPr>
            </w:pPr>
            <w:r w:rsidRPr="00D15070">
              <w:rPr>
                <w:rFonts w:ascii="Times New Roman" w:hAnsi="Times New Roman" w:cs="Times New Roman"/>
                <w:sz w:val="24"/>
                <w:szCs w:val="24"/>
              </w:rPr>
              <w:lastRenderedPageBreak/>
              <w:t>Администратор</w:t>
            </w:r>
          </w:p>
        </w:tc>
        <w:tc>
          <w:tcPr>
            <w:tcW w:w="2924" w:type="dxa"/>
            <w:tcBorders>
              <w:top w:val="single" w:sz="8" w:space="0" w:color="999999"/>
              <w:bottom w:val="single" w:sz="8" w:space="0" w:color="999999"/>
            </w:tcBorders>
          </w:tcPr>
          <w:p w14:paraId="6153ECB0" w14:textId="340D5F75" w:rsidR="005A4153" w:rsidRPr="00DC302F" w:rsidRDefault="001E24B2" w:rsidP="005A4153">
            <w:pPr>
              <w:rPr>
                <w:rFonts w:ascii="Times New Roman" w:hAnsi="Times New Roman" w:cs="Times New Roman"/>
                <w:sz w:val="24"/>
                <w:szCs w:val="24"/>
                <w:highlight w:val="yellow"/>
              </w:rPr>
            </w:pPr>
            <w:r w:rsidRPr="00D15070">
              <w:rPr>
                <w:rFonts w:ascii="Times New Roman" w:hAnsi="Times New Roman" w:cs="Times New Roman"/>
                <w:sz w:val="24"/>
                <w:szCs w:val="24"/>
              </w:rPr>
              <w:t>Администратор</w:t>
            </w:r>
          </w:p>
        </w:tc>
        <w:tc>
          <w:tcPr>
            <w:tcW w:w="3903" w:type="dxa"/>
            <w:tcBorders>
              <w:top w:val="single" w:sz="8" w:space="0" w:color="999999"/>
              <w:bottom w:val="single" w:sz="8" w:space="0" w:color="999999"/>
            </w:tcBorders>
            <w:shd w:val="clear" w:color="auto" w:fill="auto"/>
          </w:tcPr>
          <w:p w14:paraId="74D985F2" w14:textId="161F3A0E" w:rsidR="005A4153" w:rsidRDefault="005A4153" w:rsidP="005A4153">
            <w:pPr>
              <w:rPr>
                <w:rFonts w:ascii="Times New Roman" w:hAnsi="Times New Roman" w:cs="Times New Roman"/>
                <w:sz w:val="24"/>
                <w:szCs w:val="24"/>
              </w:rPr>
            </w:pPr>
            <w:r>
              <w:rPr>
                <w:rFonts w:ascii="Times New Roman" w:hAnsi="Times New Roman" w:cs="Times New Roman"/>
                <w:sz w:val="24"/>
                <w:szCs w:val="24"/>
              </w:rPr>
              <w:t>Все права с ролью «</w:t>
            </w:r>
            <w:r w:rsidR="00CF5CD5">
              <w:rPr>
                <w:rFonts w:ascii="Times New Roman" w:hAnsi="Times New Roman" w:cs="Times New Roman"/>
                <w:sz w:val="24"/>
                <w:szCs w:val="24"/>
              </w:rPr>
              <w:t>Главный рекрутер</w:t>
            </w:r>
            <w:proofErr w:type="gramStart"/>
            <w:r>
              <w:rPr>
                <w:rFonts w:ascii="Times New Roman" w:hAnsi="Times New Roman" w:cs="Times New Roman"/>
                <w:sz w:val="24"/>
                <w:szCs w:val="24"/>
              </w:rPr>
              <w:t>»</w:t>
            </w:r>
            <w:r w:rsidR="0039510B">
              <w:rPr>
                <w:rFonts w:ascii="Times New Roman" w:hAnsi="Times New Roman" w:cs="Times New Roman"/>
                <w:sz w:val="24"/>
                <w:szCs w:val="24"/>
              </w:rPr>
              <w:t xml:space="preserve">, </w:t>
            </w:r>
            <w:r w:rsidR="005878F8">
              <w:rPr>
                <w:rFonts w:ascii="Times New Roman" w:hAnsi="Times New Roman" w:cs="Times New Roman"/>
                <w:sz w:val="24"/>
                <w:szCs w:val="24"/>
              </w:rPr>
              <w:t xml:space="preserve"> «</w:t>
            </w:r>
            <w:proofErr w:type="gramEnd"/>
            <w:r w:rsidR="005878F8">
              <w:rPr>
                <w:rFonts w:ascii="Times New Roman" w:hAnsi="Times New Roman" w:cs="Times New Roman"/>
                <w:sz w:val="24"/>
                <w:szCs w:val="24"/>
              </w:rPr>
              <w:t>Аккаунт»</w:t>
            </w:r>
            <w:r w:rsidR="0039510B">
              <w:rPr>
                <w:rFonts w:ascii="Times New Roman" w:hAnsi="Times New Roman" w:cs="Times New Roman"/>
                <w:sz w:val="24"/>
                <w:szCs w:val="24"/>
              </w:rPr>
              <w:t>, «Рекрутер»;</w:t>
            </w:r>
          </w:p>
          <w:p w14:paraId="421FC103" w14:textId="3698627C" w:rsidR="005A4153" w:rsidRPr="00D15070" w:rsidDel="000843D6" w:rsidRDefault="005A4153" w:rsidP="005A4153">
            <w:pPr>
              <w:rPr>
                <w:rFonts w:ascii="Times New Roman" w:hAnsi="Times New Roman" w:cs="Times New Roman"/>
                <w:sz w:val="24"/>
                <w:szCs w:val="24"/>
              </w:rPr>
            </w:pPr>
            <w:r w:rsidRPr="3BC781B9">
              <w:rPr>
                <w:rFonts w:ascii="Times New Roman" w:hAnsi="Times New Roman" w:cs="Times New Roman"/>
                <w:sz w:val="24"/>
                <w:szCs w:val="24"/>
              </w:rPr>
              <w:t xml:space="preserve">Назначение группы </w:t>
            </w:r>
            <w:r w:rsidR="00CF5CD5">
              <w:rPr>
                <w:rFonts w:ascii="Times New Roman" w:hAnsi="Times New Roman" w:cs="Times New Roman"/>
                <w:sz w:val="24"/>
                <w:szCs w:val="24"/>
              </w:rPr>
              <w:t>рекрутеров. Назначение главного рекрутера.</w:t>
            </w:r>
          </w:p>
        </w:tc>
      </w:tr>
    </w:tbl>
    <w:p w14:paraId="422AE170" w14:textId="3986723C" w:rsidR="00392A08" w:rsidRPr="00D15070" w:rsidRDefault="00392A08">
      <w:pPr>
        <w:rPr>
          <w:rFonts w:ascii="Times New Roman" w:hAnsi="Times New Roman" w:cs="Times New Roman"/>
          <w:sz w:val="24"/>
          <w:szCs w:val="24"/>
        </w:rPr>
      </w:pPr>
    </w:p>
    <w:p w14:paraId="7426C5E8" w14:textId="77777777" w:rsidR="00E574E2" w:rsidRPr="00D15070" w:rsidRDefault="00E574E2" w:rsidP="00E574E2">
      <w:pPr>
        <w:pStyle w:val="afa"/>
      </w:pPr>
      <w:r w:rsidRPr="00D15070">
        <w:t>Ролевой доступ к основным элементам в сервисе представлен в таблице ниже согласно следующим обозначениям:</w:t>
      </w:r>
    </w:p>
    <w:p w14:paraId="0E835171" w14:textId="0AB65AA1" w:rsidR="00E574E2" w:rsidRPr="00D15070" w:rsidRDefault="00E574E2" w:rsidP="00F34FFA">
      <w:pPr>
        <w:pStyle w:val="ad"/>
        <w:numPr>
          <w:ilvl w:val="0"/>
          <w:numId w:val="3"/>
        </w:numPr>
        <w:spacing w:before="120"/>
        <w:contextualSpacing w:val="0"/>
        <w:jc w:val="both"/>
        <w:rPr>
          <w:rFonts w:ascii="Times New Roman" w:hAnsi="Times New Roman" w:cs="Times New Roman"/>
          <w:sz w:val="24"/>
          <w:szCs w:val="24"/>
        </w:rPr>
      </w:pPr>
      <w:r w:rsidRPr="00D15070">
        <w:rPr>
          <w:rFonts w:ascii="Times New Roman" w:hAnsi="Times New Roman" w:cs="Times New Roman"/>
          <w:sz w:val="24"/>
          <w:szCs w:val="24"/>
        </w:rPr>
        <w:t>«Р» – доступ на просмотр и редактирование</w:t>
      </w:r>
      <w:r w:rsidR="007E16AC">
        <w:rPr>
          <w:rFonts w:ascii="Times New Roman" w:hAnsi="Times New Roman" w:cs="Times New Roman"/>
          <w:sz w:val="24"/>
          <w:szCs w:val="24"/>
        </w:rPr>
        <w:t xml:space="preserve"> всех элементов</w:t>
      </w:r>
      <w:r w:rsidRPr="00D15070">
        <w:rPr>
          <w:rFonts w:ascii="Times New Roman" w:hAnsi="Times New Roman" w:cs="Times New Roman"/>
          <w:sz w:val="24"/>
          <w:szCs w:val="24"/>
        </w:rPr>
        <w:t xml:space="preserve">; </w:t>
      </w:r>
    </w:p>
    <w:p w14:paraId="7EB6959C" w14:textId="06769C3F" w:rsidR="009058B9" w:rsidRPr="00EF45D8" w:rsidRDefault="00482DB3" w:rsidP="00F34FFA">
      <w:pPr>
        <w:pStyle w:val="ad"/>
        <w:numPr>
          <w:ilvl w:val="0"/>
          <w:numId w:val="3"/>
        </w:numPr>
        <w:spacing w:before="120"/>
        <w:contextualSpacing w:val="0"/>
        <w:jc w:val="both"/>
        <w:rPr>
          <w:rFonts w:ascii="Times New Roman" w:hAnsi="Times New Roman" w:cs="Times New Roman"/>
          <w:sz w:val="24"/>
          <w:szCs w:val="24"/>
        </w:rPr>
      </w:pPr>
      <w:r w:rsidRPr="00D15070">
        <w:rPr>
          <w:rFonts w:ascii="Times New Roman" w:hAnsi="Times New Roman" w:cs="Times New Roman"/>
          <w:sz w:val="24"/>
          <w:szCs w:val="24"/>
        </w:rPr>
        <w:t xml:space="preserve">«П» – доступ на </w:t>
      </w:r>
      <w:r w:rsidR="007E16AC">
        <w:rPr>
          <w:rFonts w:ascii="Times New Roman" w:hAnsi="Times New Roman" w:cs="Times New Roman"/>
          <w:sz w:val="24"/>
          <w:szCs w:val="24"/>
        </w:rPr>
        <w:t xml:space="preserve">создание и </w:t>
      </w:r>
      <w:r w:rsidRPr="00D15070">
        <w:rPr>
          <w:rFonts w:ascii="Times New Roman" w:hAnsi="Times New Roman" w:cs="Times New Roman"/>
          <w:sz w:val="24"/>
          <w:szCs w:val="24"/>
        </w:rPr>
        <w:t>просмотр</w:t>
      </w:r>
      <w:r w:rsidR="007E16AC">
        <w:rPr>
          <w:rFonts w:ascii="Times New Roman" w:hAnsi="Times New Roman" w:cs="Times New Roman"/>
          <w:sz w:val="24"/>
          <w:szCs w:val="24"/>
        </w:rPr>
        <w:t xml:space="preserve"> своих элементов</w:t>
      </w:r>
      <w:r w:rsidR="00E574E2" w:rsidRPr="00D15070">
        <w:rPr>
          <w:rFonts w:ascii="Times New Roman" w:hAnsi="Times New Roman" w:cs="Times New Roman"/>
          <w:sz w:val="24"/>
          <w:szCs w:val="24"/>
        </w:rPr>
        <w:t xml:space="preserve">; </w:t>
      </w:r>
    </w:p>
    <w:p w14:paraId="7D79901F" w14:textId="3F96ADC5" w:rsidR="00E574E2" w:rsidRDefault="00E96AC9" w:rsidP="00F34FFA">
      <w:pPr>
        <w:pStyle w:val="ad"/>
        <w:numPr>
          <w:ilvl w:val="0"/>
          <w:numId w:val="3"/>
        </w:numPr>
        <w:spacing w:before="120"/>
        <w:contextualSpacing w:val="0"/>
        <w:jc w:val="both"/>
        <w:rPr>
          <w:rFonts w:ascii="Times New Roman" w:hAnsi="Times New Roman" w:cs="Times New Roman"/>
          <w:sz w:val="24"/>
          <w:szCs w:val="24"/>
        </w:rPr>
      </w:pPr>
      <w:r w:rsidRPr="00D15070" w:rsidDel="00E96AC9">
        <w:rPr>
          <w:rFonts w:ascii="Times New Roman" w:hAnsi="Times New Roman" w:cs="Times New Roman"/>
          <w:sz w:val="24"/>
          <w:szCs w:val="24"/>
        </w:rPr>
        <w:t xml:space="preserve"> </w:t>
      </w:r>
      <w:r w:rsidR="00E574E2" w:rsidRPr="00D15070">
        <w:rPr>
          <w:rFonts w:ascii="Times New Roman" w:hAnsi="Times New Roman" w:cs="Times New Roman"/>
          <w:sz w:val="24"/>
          <w:szCs w:val="24"/>
        </w:rPr>
        <w:t>«-» – отсутствие доступа</w:t>
      </w:r>
      <w:r w:rsidR="004448B3" w:rsidRPr="00D15070">
        <w:rPr>
          <w:rFonts w:ascii="Times New Roman" w:hAnsi="Times New Roman" w:cs="Times New Roman"/>
          <w:sz w:val="24"/>
          <w:szCs w:val="24"/>
        </w:rPr>
        <w:t>.</w:t>
      </w:r>
    </w:p>
    <w:p w14:paraId="129544B2" w14:textId="77777777" w:rsidR="00EC69E8" w:rsidRDefault="00EC69E8" w:rsidP="00EF45D8">
      <w:pPr>
        <w:pStyle w:val="ad"/>
        <w:spacing w:before="120"/>
        <w:contextualSpacing w:val="0"/>
        <w:jc w:val="both"/>
        <w:rPr>
          <w:rFonts w:ascii="Times New Roman" w:hAnsi="Times New Roman" w:cs="Times New Roman"/>
          <w:sz w:val="24"/>
          <w:szCs w:val="24"/>
        </w:rPr>
      </w:pPr>
    </w:p>
    <w:p w14:paraId="7BD0DF35" w14:textId="66BC0559" w:rsidR="00E574E2" w:rsidRPr="00D15070" w:rsidRDefault="00E574E2" w:rsidP="003B7861">
      <w:pPr>
        <w:pStyle w:val="aff4"/>
      </w:pPr>
      <w:r w:rsidRPr="00D15070">
        <w:t xml:space="preserve">Таблица </w:t>
      </w:r>
      <w:r w:rsidR="0062504F">
        <w:fldChar w:fldCharType="begin"/>
      </w:r>
      <w:r w:rsidR="0062504F">
        <w:instrText xml:space="preserve"> SEQ Таблица \* ARABIC </w:instrText>
      </w:r>
      <w:r w:rsidR="0062504F">
        <w:fldChar w:fldCharType="separate"/>
      </w:r>
      <w:r w:rsidR="00074981">
        <w:rPr>
          <w:noProof/>
        </w:rPr>
        <w:t>2</w:t>
      </w:r>
      <w:r w:rsidR="0062504F">
        <w:rPr>
          <w:noProof/>
        </w:rPr>
        <w:fldChar w:fldCharType="end"/>
      </w:r>
      <w:r w:rsidRPr="00D15070">
        <w:t xml:space="preserve">. Матрица ролевого доступа к </w:t>
      </w:r>
      <w:r w:rsidR="00BA4698" w:rsidRPr="00D15070">
        <w:t>страницам</w:t>
      </w:r>
      <w:r w:rsidRPr="00D15070">
        <w:t xml:space="preserve"> </w:t>
      </w:r>
      <w:r w:rsidR="00BA4698" w:rsidRPr="00D15070">
        <w:t>сервиса</w:t>
      </w:r>
      <w:r w:rsidRPr="00D15070">
        <w:t xml:space="preserve"> «</w:t>
      </w:r>
      <w:r w:rsidR="00EC69E8">
        <w:rPr>
          <w:lang w:val="ru-RU"/>
        </w:rPr>
        <w:t>Заявки</w:t>
      </w:r>
      <w:r w:rsidR="001C044B">
        <w:rPr>
          <w:lang w:val="ru-RU"/>
        </w:rPr>
        <w:t xml:space="preserve"> на подбор персонала</w:t>
      </w:r>
      <w:r w:rsidRPr="00D15070">
        <w:t>»</w:t>
      </w:r>
    </w:p>
    <w:tbl>
      <w:tblPr>
        <w:tblW w:w="5000" w:type="pct"/>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5658"/>
        <w:gridCol w:w="795"/>
        <w:gridCol w:w="795"/>
        <w:gridCol w:w="795"/>
        <w:gridCol w:w="795"/>
        <w:gridCol w:w="789"/>
      </w:tblGrid>
      <w:tr w:rsidR="0071582E" w:rsidRPr="00D15070" w14:paraId="13CCBE8F" w14:textId="3D19E487" w:rsidTr="00EF45D8">
        <w:trPr>
          <w:cantSplit/>
          <w:trHeight w:val="2448"/>
          <w:tblHeader/>
        </w:trPr>
        <w:tc>
          <w:tcPr>
            <w:tcW w:w="2938" w:type="pct"/>
            <w:tcBorders>
              <w:top w:val="single" w:sz="4" w:space="0" w:color="999999"/>
              <w:left w:val="single" w:sz="4" w:space="0" w:color="999999"/>
              <w:bottom w:val="dashed" w:sz="4" w:space="0" w:color="999999"/>
              <w:right w:val="dashed" w:sz="4" w:space="0" w:color="999999"/>
              <w:tl2br w:val="single" w:sz="12" w:space="0" w:color="999999"/>
            </w:tcBorders>
            <w:shd w:val="clear" w:color="auto" w:fill="E6E6E6"/>
          </w:tcPr>
          <w:p w14:paraId="1D4FB154" w14:textId="77777777" w:rsidR="0071582E" w:rsidRPr="00D15070" w:rsidRDefault="0071582E" w:rsidP="00056B2E">
            <w:pPr>
              <w:ind w:right="1143"/>
              <w:jc w:val="right"/>
              <w:rPr>
                <w:rFonts w:ascii="Times New Roman" w:hAnsi="Times New Roman" w:cs="Times New Roman"/>
                <w:b/>
                <w:sz w:val="24"/>
                <w:szCs w:val="24"/>
              </w:rPr>
            </w:pPr>
            <w:r w:rsidRPr="00D15070">
              <w:rPr>
                <w:rFonts w:ascii="Times New Roman" w:hAnsi="Times New Roman" w:cs="Times New Roman"/>
                <w:b/>
                <w:sz w:val="24"/>
                <w:szCs w:val="24"/>
              </w:rPr>
              <w:t>Роль</w:t>
            </w:r>
          </w:p>
          <w:p w14:paraId="1552A648" w14:textId="77777777" w:rsidR="0071582E" w:rsidRPr="00D15070" w:rsidRDefault="0071582E" w:rsidP="00056B2E">
            <w:pPr>
              <w:rPr>
                <w:rFonts w:ascii="Times New Roman" w:hAnsi="Times New Roman" w:cs="Times New Roman"/>
                <w:b/>
                <w:sz w:val="24"/>
                <w:szCs w:val="24"/>
              </w:rPr>
            </w:pPr>
          </w:p>
          <w:p w14:paraId="1EC1C591" w14:textId="77777777" w:rsidR="0071582E" w:rsidRPr="00D15070" w:rsidRDefault="0071582E" w:rsidP="00056B2E">
            <w:pPr>
              <w:rPr>
                <w:rFonts w:ascii="Times New Roman" w:hAnsi="Times New Roman" w:cs="Times New Roman"/>
                <w:b/>
                <w:sz w:val="24"/>
                <w:szCs w:val="24"/>
              </w:rPr>
            </w:pPr>
          </w:p>
          <w:p w14:paraId="0AC50201" w14:textId="41140B8E" w:rsidR="0071582E" w:rsidRPr="00D15070" w:rsidRDefault="0071582E" w:rsidP="00056B2E">
            <w:pPr>
              <w:rPr>
                <w:rFonts w:ascii="Times New Roman" w:hAnsi="Times New Roman" w:cs="Times New Roman"/>
                <w:b/>
                <w:sz w:val="24"/>
                <w:szCs w:val="24"/>
              </w:rPr>
            </w:pPr>
            <w:r w:rsidRPr="00D15070">
              <w:rPr>
                <w:rFonts w:ascii="Times New Roman" w:hAnsi="Times New Roman" w:cs="Times New Roman"/>
                <w:b/>
                <w:sz w:val="24"/>
                <w:szCs w:val="24"/>
              </w:rPr>
              <w:t>Страница</w:t>
            </w:r>
            <w:r w:rsidR="00DD51AB">
              <w:rPr>
                <w:rFonts w:ascii="Times New Roman" w:hAnsi="Times New Roman" w:cs="Times New Roman"/>
                <w:b/>
                <w:sz w:val="24"/>
                <w:szCs w:val="24"/>
              </w:rPr>
              <w:t xml:space="preserve">   </w:t>
            </w:r>
          </w:p>
        </w:tc>
        <w:tc>
          <w:tcPr>
            <w:tcW w:w="413" w:type="pct"/>
            <w:tcBorders>
              <w:top w:val="single" w:sz="4" w:space="0" w:color="999999"/>
              <w:left w:val="dashed" w:sz="4" w:space="0" w:color="999999"/>
              <w:bottom w:val="dashed" w:sz="4" w:space="0" w:color="999999"/>
              <w:right w:val="dashed" w:sz="4" w:space="0" w:color="999999"/>
            </w:tcBorders>
            <w:shd w:val="clear" w:color="auto" w:fill="E6E6E6"/>
            <w:textDirection w:val="btLr"/>
            <w:vAlign w:val="center"/>
          </w:tcPr>
          <w:p w14:paraId="42EA87ED" w14:textId="7702D194" w:rsidR="0071582E" w:rsidRPr="00D15070" w:rsidRDefault="000C1E96" w:rsidP="00792BF5">
            <w:pPr>
              <w:ind w:left="113" w:right="113"/>
              <w:jc w:val="center"/>
              <w:rPr>
                <w:rFonts w:ascii="Times New Roman" w:hAnsi="Times New Roman" w:cs="Times New Roman"/>
                <w:b/>
                <w:sz w:val="24"/>
                <w:szCs w:val="24"/>
              </w:rPr>
            </w:pPr>
            <w:r>
              <w:rPr>
                <w:rFonts w:ascii="Times New Roman" w:hAnsi="Times New Roman" w:cs="Times New Roman"/>
                <w:b/>
                <w:sz w:val="24"/>
                <w:szCs w:val="24"/>
              </w:rPr>
              <w:t>Автор заявки</w:t>
            </w:r>
          </w:p>
        </w:tc>
        <w:tc>
          <w:tcPr>
            <w:tcW w:w="413" w:type="pct"/>
            <w:tcBorders>
              <w:top w:val="single" w:sz="4" w:space="0" w:color="999999"/>
              <w:left w:val="dashed" w:sz="4" w:space="0" w:color="999999"/>
              <w:bottom w:val="dashed" w:sz="4" w:space="0" w:color="999999"/>
              <w:right w:val="dashed" w:sz="4" w:space="0" w:color="999999"/>
            </w:tcBorders>
            <w:shd w:val="clear" w:color="auto" w:fill="E6E6E6"/>
            <w:textDirection w:val="btLr"/>
            <w:vAlign w:val="center"/>
          </w:tcPr>
          <w:p w14:paraId="3A6D6557" w14:textId="3DFE860C" w:rsidR="0071582E" w:rsidRPr="00D15070" w:rsidDel="00E47E20" w:rsidRDefault="0071582E" w:rsidP="00056B2E">
            <w:pPr>
              <w:ind w:left="113" w:right="113"/>
              <w:jc w:val="center"/>
              <w:rPr>
                <w:rFonts w:ascii="Times New Roman" w:hAnsi="Times New Roman" w:cs="Times New Roman"/>
                <w:b/>
                <w:sz w:val="24"/>
                <w:szCs w:val="24"/>
              </w:rPr>
            </w:pPr>
            <w:r>
              <w:rPr>
                <w:rFonts w:ascii="Times New Roman" w:hAnsi="Times New Roman" w:cs="Times New Roman"/>
                <w:b/>
                <w:sz w:val="24"/>
                <w:szCs w:val="24"/>
              </w:rPr>
              <w:t>Рекрутер</w:t>
            </w:r>
          </w:p>
        </w:tc>
        <w:tc>
          <w:tcPr>
            <w:tcW w:w="413" w:type="pct"/>
            <w:tcBorders>
              <w:top w:val="single" w:sz="4" w:space="0" w:color="999999"/>
              <w:left w:val="dashed" w:sz="4" w:space="0" w:color="999999"/>
              <w:bottom w:val="dashed" w:sz="4" w:space="0" w:color="999999"/>
              <w:right w:val="dashed" w:sz="4" w:space="0" w:color="999999"/>
            </w:tcBorders>
            <w:shd w:val="clear" w:color="auto" w:fill="E6E6E6"/>
            <w:textDirection w:val="btLr"/>
          </w:tcPr>
          <w:p w14:paraId="4130A541" w14:textId="686957CB" w:rsidR="0071582E" w:rsidRPr="001770EA" w:rsidRDefault="0071582E" w:rsidP="007E16AC">
            <w:pPr>
              <w:ind w:left="113" w:right="113"/>
              <w:jc w:val="center"/>
              <w:rPr>
                <w:rFonts w:ascii="Times New Roman" w:hAnsi="Times New Roman" w:cs="Times New Roman"/>
                <w:b/>
                <w:sz w:val="24"/>
                <w:szCs w:val="24"/>
              </w:rPr>
            </w:pPr>
            <w:r>
              <w:rPr>
                <w:rFonts w:ascii="Times New Roman" w:hAnsi="Times New Roman" w:cs="Times New Roman"/>
                <w:b/>
                <w:sz w:val="24"/>
                <w:szCs w:val="24"/>
              </w:rPr>
              <w:t>Главный рекрутер</w:t>
            </w:r>
          </w:p>
        </w:tc>
        <w:tc>
          <w:tcPr>
            <w:tcW w:w="413" w:type="pct"/>
            <w:tcBorders>
              <w:top w:val="single" w:sz="4" w:space="0" w:color="999999"/>
              <w:left w:val="dashed" w:sz="4" w:space="0" w:color="999999"/>
              <w:bottom w:val="dashed" w:sz="4" w:space="0" w:color="999999"/>
              <w:right w:val="dashed" w:sz="4" w:space="0" w:color="999999"/>
            </w:tcBorders>
            <w:shd w:val="clear" w:color="auto" w:fill="E6E6E6"/>
            <w:textDirection w:val="btLr"/>
          </w:tcPr>
          <w:p w14:paraId="3CEF3794" w14:textId="7A88CFA9" w:rsidR="0071582E" w:rsidRDefault="00DC302F" w:rsidP="007E16AC">
            <w:pPr>
              <w:ind w:left="113" w:right="113"/>
              <w:jc w:val="center"/>
              <w:rPr>
                <w:rFonts w:ascii="Times New Roman" w:hAnsi="Times New Roman" w:cs="Times New Roman"/>
                <w:b/>
                <w:sz w:val="24"/>
                <w:szCs w:val="24"/>
              </w:rPr>
            </w:pPr>
            <w:r>
              <w:rPr>
                <w:rFonts w:ascii="Times New Roman" w:hAnsi="Times New Roman" w:cs="Times New Roman"/>
                <w:b/>
                <w:sz w:val="24"/>
                <w:szCs w:val="24"/>
              </w:rPr>
              <w:t>Аккаунт</w:t>
            </w:r>
          </w:p>
        </w:tc>
        <w:tc>
          <w:tcPr>
            <w:tcW w:w="411" w:type="pct"/>
            <w:tcBorders>
              <w:top w:val="single" w:sz="4" w:space="0" w:color="999999"/>
              <w:left w:val="dashed" w:sz="4" w:space="0" w:color="999999"/>
              <w:bottom w:val="dashed" w:sz="4" w:space="0" w:color="999999"/>
              <w:right w:val="dashed" w:sz="4" w:space="0" w:color="999999"/>
            </w:tcBorders>
            <w:shd w:val="clear" w:color="auto" w:fill="E6E6E6"/>
            <w:textDirection w:val="btLr"/>
          </w:tcPr>
          <w:p w14:paraId="2560E237" w14:textId="0E70AE7D" w:rsidR="0071582E" w:rsidRDefault="0071582E" w:rsidP="007E16AC">
            <w:pPr>
              <w:ind w:left="113" w:right="113"/>
              <w:jc w:val="center"/>
              <w:rPr>
                <w:rFonts w:ascii="Times New Roman" w:hAnsi="Times New Roman" w:cs="Times New Roman"/>
                <w:b/>
                <w:sz w:val="24"/>
                <w:szCs w:val="24"/>
              </w:rPr>
            </w:pPr>
            <w:r>
              <w:rPr>
                <w:rFonts w:ascii="Times New Roman" w:hAnsi="Times New Roman" w:cs="Times New Roman"/>
                <w:b/>
                <w:sz w:val="24"/>
                <w:szCs w:val="24"/>
              </w:rPr>
              <w:t>Администратор</w:t>
            </w:r>
          </w:p>
        </w:tc>
      </w:tr>
      <w:tr w:rsidR="0071582E" w:rsidRPr="00D15070" w14:paraId="532FEC9E" w14:textId="2BC075F8" w:rsidTr="00EF45D8">
        <w:trPr>
          <w:trHeight w:val="366"/>
        </w:trPr>
        <w:tc>
          <w:tcPr>
            <w:tcW w:w="2938" w:type="pct"/>
            <w:tcBorders>
              <w:top w:val="dashed" w:sz="4" w:space="0" w:color="999999"/>
              <w:left w:val="single" w:sz="4" w:space="0" w:color="999999"/>
              <w:bottom w:val="dashed" w:sz="4" w:space="0" w:color="999999"/>
              <w:right w:val="dashed" w:sz="4" w:space="0" w:color="999999"/>
            </w:tcBorders>
            <w:shd w:val="clear" w:color="auto" w:fill="auto"/>
            <w:vAlign w:val="center"/>
          </w:tcPr>
          <w:p w14:paraId="0B2E14DE" w14:textId="5875D505" w:rsidR="0071582E" w:rsidRDefault="0071582E" w:rsidP="0071582E">
            <w:pPr>
              <w:rPr>
                <w:rFonts w:ascii="Times New Roman" w:hAnsi="Times New Roman" w:cs="Times New Roman"/>
                <w:sz w:val="24"/>
                <w:szCs w:val="24"/>
              </w:rPr>
            </w:pPr>
            <w:r>
              <w:rPr>
                <w:rFonts w:ascii="Times New Roman" w:hAnsi="Times New Roman" w:cs="Times New Roman"/>
                <w:sz w:val="24"/>
                <w:szCs w:val="24"/>
              </w:rPr>
              <w:t>Страница сервиса «Заявки на подбор персонала»</w:t>
            </w:r>
          </w:p>
        </w:tc>
        <w:tc>
          <w:tcPr>
            <w:tcW w:w="413" w:type="pct"/>
            <w:tcBorders>
              <w:top w:val="dashed" w:sz="4" w:space="0" w:color="999999"/>
              <w:left w:val="dashed" w:sz="4" w:space="0" w:color="999999"/>
              <w:bottom w:val="dashed" w:sz="4" w:space="0" w:color="999999"/>
              <w:right w:val="dashed" w:sz="4" w:space="0" w:color="999999"/>
            </w:tcBorders>
            <w:vAlign w:val="center"/>
          </w:tcPr>
          <w:p w14:paraId="01E346FE" w14:textId="6E627DBC" w:rsidR="0071582E" w:rsidRPr="00D15070" w:rsidRDefault="0071582E" w:rsidP="0071582E">
            <w:pPr>
              <w:jc w:val="center"/>
              <w:rPr>
                <w:rFonts w:ascii="Times New Roman" w:hAnsi="Times New Roman" w:cs="Times New Roman"/>
                <w:sz w:val="24"/>
                <w:szCs w:val="24"/>
              </w:rPr>
            </w:pPr>
            <w:r w:rsidRPr="00D15070">
              <w:rPr>
                <w:rFonts w:ascii="Times New Roman" w:hAnsi="Times New Roman" w:cs="Times New Roman"/>
                <w:sz w:val="24"/>
                <w:szCs w:val="24"/>
              </w:rPr>
              <w:t>П</w:t>
            </w:r>
          </w:p>
        </w:tc>
        <w:tc>
          <w:tcPr>
            <w:tcW w:w="413" w:type="pct"/>
            <w:tcBorders>
              <w:top w:val="dashed" w:sz="4" w:space="0" w:color="999999"/>
              <w:left w:val="dashed" w:sz="4" w:space="0" w:color="999999"/>
              <w:bottom w:val="dashed" w:sz="4" w:space="0" w:color="999999"/>
              <w:right w:val="dashed" w:sz="4" w:space="0" w:color="999999"/>
            </w:tcBorders>
            <w:vAlign w:val="center"/>
          </w:tcPr>
          <w:p w14:paraId="0727368C" w14:textId="56E14C4C" w:rsidR="0071582E" w:rsidRPr="00D15070" w:rsidRDefault="0039510B" w:rsidP="0071582E">
            <w:pPr>
              <w:jc w:val="center"/>
              <w:rPr>
                <w:rFonts w:ascii="Times New Roman" w:hAnsi="Times New Roman" w:cs="Times New Roman"/>
                <w:sz w:val="24"/>
                <w:szCs w:val="24"/>
              </w:rPr>
            </w:pPr>
            <w:r>
              <w:rPr>
                <w:rFonts w:ascii="Times New Roman" w:hAnsi="Times New Roman" w:cs="Times New Roman"/>
                <w:sz w:val="24"/>
                <w:szCs w:val="24"/>
              </w:rPr>
              <w:t>П</w:t>
            </w:r>
          </w:p>
        </w:tc>
        <w:tc>
          <w:tcPr>
            <w:tcW w:w="413" w:type="pct"/>
            <w:tcBorders>
              <w:top w:val="dashed" w:sz="4" w:space="0" w:color="999999"/>
              <w:left w:val="dashed" w:sz="4" w:space="0" w:color="999999"/>
              <w:bottom w:val="dashed" w:sz="4" w:space="0" w:color="999999"/>
              <w:right w:val="dashed" w:sz="4" w:space="0" w:color="999999"/>
            </w:tcBorders>
          </w:tcPr>
          <w:p w14:paraId="06645C27" w14:textId="4FD4D617" w:rsidR="0071582E" w:rsidRPr="00D15070" w:rsidRDefault="0039510B" w:rsidP="0071582E">
            <w:pPr>
              <w:jc w:val="center"/>
              <w:rPr>
                <w:rFonts w:ascii="Times New Roman" w:hAnsi="Times New Roman" w:cs="Times New Roman"/>
                <w:sz w:val="24"/>
                <w:szCs w:val="24"/>
              </w:rPr>
            </w:pPr>
            <w:r>
              <w:rPr>
                <w:rFonts w:ascii="Times New Roman" w:hAnsi="Times New Roman" w:cs="Times New Roman"/>
                <w:sz w:val="24"/>
                <w:szCs w:val="24"/>
              </w:rPr>
              <w:t>П</w:t>
            </w:r>
          </w:p>
        </w:tc>
        <w:tc>
          <w:tcPr>
            <w:tcW w:w="413" w:type="pct"/>
            <w:tcBorders>
              <w:top w:val="dashed" w:sz="4" w:space="0" w:color="999999"/>
              <w:left w:val="dashed" w:sz="4" w:space="0" w:color="999999"/>
              <w:bottom w:val="dashed" w:sz="4" w:space="0" w:color="999999"/>
              <w:right w:val="dashed" w:sz="4" w:space="0" w:color="999999"/>
            </w:tcBorders>
            <w:vAlign w:val="center"/>
          </w:tcPr>
          <w:p w14:paraId="738E8DF8" w14:textId="5633C865" w:rsidR="0071582E" w:rsidRPr="00D15070" w:rsidRDefault="0039510B" w:rsidP="0071582E">
            <w:pPr>
              <w:jc w:val="center"/>
              <w:rPr>
                <w:rFonts w:ascii="Times New Roman" w:hAnsi="Times New Roman" w:cs="Times New Roman"/>
                <w:sz w:val="24"/>
                <w:szCs w:val="24"/>
              </w:rPr>
            </w:pPr>
            <w:r>
              <w:rPr>
                <w:rFonts w:ascii="Times New Roman" w:hAnsi="Times New Roman" w:cs="Times New Roman"/>
                <w:sz w:val="24"/>
                <w:szCs w:val="24"/>
              </w:rPr>
              <w:t>П</w:t>
            </w:r>
          </w:p>
        </w:tc>
        <w:tc>
          <w:tcPr>
            <w:tcW w:w="411" w:type="pct"/>
            <w:tcBorders>
              <w:top w:val="dashed" w:sz="4" w:space="0" w:color="999999"/>
              <w:left w:val="dashed" w:sz="4" w:space="0" w:color="999999"/>
              <w:bottom w:val="dashed" w:sz="4" w:space="0" w:color="999999"/>
              <w:right w:val="dashed" w:sz="4" w:space="0" w:color="999999"/>
            </w:tcBorders>
          </w:tcPr>
          <w:p w14:paraId="117A7D5E" w14:textId="3DDB5D61" w:rsidR="0071582E" w:rsidRPr="00D15070" w:rsidRDefault="0039510B" w:rsidP="0071582E">
            <w:pPr>
              <w:jc w:val="center"/>
              <w:rPr>
                <w:rFonts w:ascii="Times New Roman" w:hAnsi="Times New Roman" w:cs="Times New Roman"/>
                <w:sz w:val="24"/>
                <w:szCs w:val="24"/>
              </w:rPr>
            </w:pPr>
            <w:r>
              <w:rPr>
                <w:rFonts w:ascii="Times New Roman" w:hAnsi="Times New Roman" w:cs="Times New Roman"/>
                <w:sz w:val="24"/>
                <w:szCs w:val="24"/>
              </w:rPr>
              <w:t>П</w:t>
            </w:r>
          </w:p>
        </w:tc>
      </w:tr>
      <w:tr w:rsidR="0071582E" w:rsidRPr="00D15070" w14:paraId="6D3EDFD5" w14:textId="57B25D27" w:rsidTr="00EF45D8">
        <w:trPr>
          <w:trHeight w:val="366"/>
        </w:trPr>
        <w:tc>
          <w:tcPr>
            <w:tcW w:w="2938" w:type="pct"/>
            <w:tcBorders>
              <w:top w:val="dashed" w:sz="4" w:space="0" w:color="999999"/>
              <w:left w:val="single" w:sz="4" w:space="0" w:color="999999"/>
              <w:bottom w:val="dashed" w:sz="4" w:space="0" w:color="999999"/>
              <w:right w:val="dashed" w:sz="4" w:space="0" w:color="999999"/>
            </w:tcBorders>
            <w:shd w:val="clear" w:color="auto" w:fill="auto"/>
            <w:vAlign w:val="center"/>
          </w:tcPr>
          <w:p w14:paraId="2E8796A1" w14:textId="1838F098" w:rsidR="0071582E" w:rsidRPr="00D15070" w:rsidRDefault="0071582E" w:rsidP="0071582E">
            <w:pPr>
              <w:rPr>
                <w:rFonts w:ascii="Times New Roman" w:hAnsi="Times New Roman" w:cs="Times New Roman"/>
                <w:sz w:val="24"/>
                <w:szCs w:val="24"/>
              </w:rPr>
            </w:pPr>
            <w:r>
              <w:rPr>
                <w:rFonts w:ascii="Times New Roman" w:hAnsi="Times New Roman" w:cs="Times New Roman"/>
                <w:sz w:val="24"/>
                <w:szCs w:val="24"/>
              </w:rPr>
              <w:t>Карточка заявок</w:t>
            </w:r>
          </w:p>
        </w:tc>
        <w:tc>
          <w:tcPr>
            <w:tcW w:w="413" w:type="pct"/>
            <w:tcBorders>
              <w:top w:val="dashed" w:sz="4" w:space="0" w:color="999999"/>
              <w:left w:val="dashed" w:sz="4" w:space="0" w:color="999999"/>
              <w:bottom w:val="dashed" w:sz="4" w:space="0" w:color="999999"/>
              <w:right w:val="dashed" w:sz="4" w:space="0" w:color="999999"/>
            </w:tcBorders>
            <w:vAlign w:val="center"/>
          </w:tcPr>
          <w:p w14:paraId="22AA65D2" w14:textId="07947407" w:rsidR="0071582E" w:rsidRPr="00D15070" w:rsidRDefault="00DC302F" w:rsidP="0071582E">
            <w:pPr>
              <w:jc w:val="center"/>
              <w:rPr>
                <w:rFonts w:ascii="Times New Roman" w:hAnsi="Times New Roman" w:cs="Times New Roman"/>
                <w:sz w:val="24"/>
                <w:szCs w:val="24"/>
              </w:rPr>
            </w:pPr>
            <w:r>
              <w:rPr>
                <w:rFonts w:ascii="Times New Roman" w:hAnsi="Times New Roman" w:cs="Times New Roman"/>
                <w:sz w:val="24"/>
                <w:szCs w:val="24"/>
              </w:rPr>
              <w:t>Р</w:t>
            </w:r>
          </w:p>
        </w:tc>
        <w:tc>
          <w:tcPr>
            <w:tcW w:w="413" w:type="pct"/>
            <w:tcBorders>
              <w:top w:val="dashed" w:sz="4" w:space="0" w:color="999999"/>
              <w:left w:val="dashed" w:sz="4" w:space="0" w:color="999999"/>
              <w:bottom w:val="dashed" w:sz="4" w:space="0" w:color="999999"/>
              <w:right w:val="dashed" w:sz="4" w:space="0" w:color="999999"/>
            </w:tcBorders>
            <w:vAlign w:val="center"/>
          </w:tcPr>
          <w:p w14:paraId="7E110021" w14:textId="66951FB9" w:rsidR="0071582E" w:rsidRPr="00D15070" w:rsidRDefault="0071582E" w:rsidP="0071582E">
            <w:pPr>
              <w:jc w:val="center"/>
              <w:rPr>
                <w:rFonts w:ascii="Times New Roman" w:hAnsi="Times New Roman" w:cs="Times New Roman"/>
                <w:sz w:val="24"/>
                <w:szCs w:val="24"/>
              </w:rPr>
            </w:pPr>
            <w:r w:rsidRPr="00D15070">
              <w:rPr>
                <w:rFonts w:ascii="Times New Roman" w:hAnsi="Times New Roman" w:cs="Times New Roman"/>
                <w:sz w:val="24"/>
                <w:szCs w:val="24"/>
              </w:rPr>
              <w:t>Р</w:t>
            </w:r>
          </w:p>
        </w:tc>
        <w:tc>
          <w:tcPr>
            <w:tcW w:w="413" w:type="pct"/>
            <w:tcBorders>
              <w:top w:val="dashed" w:sz="4" w:space="0" w:color="999999"/>
              <w:left w:val="dashed" w:sz="4" w:space="0" w:color="999999"/>
              <w:bottom w:val="dashed" w:sz="4" w:space="0" w:color="999999"/>
              <w:right w:val="dashed" w:sz="4" w:space="0" w:color="999999"/>
            </w:tcBorders>
          </w:tcPr>
          <w:p w14:paraId="78BDF875" w14:textId="32CEC29A" w:rsidR="0071582E" w:rsidRPr="00D15070" w:rsidRDefault="0071582E" w:rsidP="0071582E">
            <w:pPr>
              <w:jc w:val="center"/>
              <w:rPr>
                <w:rFonts w:ascii="Times New Roman" w:hAnsi="Times New Roman" w:cs="Times New Roman"/>
                <w:sz w:val="24"/>
                <w:szCs w:val="24"/>
              </w:rPr>
            </w:pPr>
            <w:r>
              <w:rPr>
                <w:rFonts w:ascii="Times New Roman" w:hAnsi="Times New Roman" w:cs="Times New Roman"/>
                <w:sz w:val="24"/>
                <w:szCs w:val="24"/>
              </w:rPr>
              <w:t>Р</w:t>
            </w:r>
          </w:p>
        </w:tc>
        <w:tc>
          <w:tcPr>
            <w:tcW w:w="413" w:type="pct"/>
            <w:tcBorders>
              <w:top w:val="dashed" w:sz="4" w:space="0" w:color="999999"/>
              <w:left w:val="dashed" w:sz="4" w:space="0" w:color="999999"/>
              <w:bottom w:val="dashed" w:sz="4" w:space="0" w:color="999999"/>
              <w:right w:val="dashed" w:sz="4" w:space="0" w:color="999999"/>
            </w:tcBorders>
          </w:tcPr>
          <w:p w14:paraId="3D99EC0F" w14:textId="5D89AF9F" w:rsidR="0071582E" w:rsidRPr="00D15070" w:rsidDel="00DD5632" w:rsidRDefault="0071582E" w:rsidP="0071582E">
            <w:pPr>
              <w:jc w:val="center"/>
              <w:rPr>
                <w:rFonts w:ascii="Times New Roman" w:hAnsi="Times New Roman" w:cs="Times New Roman"/>
                <w:sz w:val="24"/>
                <w:szCs w:val="24"/>
              </w:rPr>
            </w:pPr>
            <w:r>
              <w:rPr>
                <w:rFonts w:ascii="Times New Roman" w:hAnsi="Times New Roman" w:cs="Times New Roman"/>
                <w:sz w:val="24"/>
                <w:szCs w:val="24"/>
              </w:rPr>
              <w:t>Р</w:t>
            </w:r>
          </w:p>
        </w:tc>
        <w:tc>
          <w:tcPr>
            <w:tcW w:w="411" w:type="pct"/>
            <w:tcBorders>
              <w:top w:val="dashed" w:sz="4" w:space="0" w:color="999999"/>
              <w:left w:val="dashed" w:sz="4" w:space="0" w:color="999999"/>
              <w:bottom w:val="dashed" w:sz="4" w:space="0" w:color="999999"/>
              <w:right w:val="dashed" w:sz="4" w:space="0" w:color="999999"/>
            </w:tcBorders>
          </w:tcPr>
          <w:p w14:paraId="70AC795B" w14:textId="06235CC7" w:rsidR="0071582E" w:rsidRPr="00D15070" w:rsidDel="00DD5632" w:rsidRDefault="0071582E" w:rsidP="0071582E">
            <w:pPr>
              <w:jc w:val="center"/>
              <w:rPr>
                <w:rFonts w:ascii="Times New Roman" w:hAnsi="Times New Roman" w:cs="Times New Roman"/>
                <w:sz w:val="24"/>
                <w:szCs w:val="24"/>
              </w:rPr>
            </w:pPr>
            <w:r>
              <w:rPr>
                <w:rFonts w:ascii="Times New Roman" w:hAnsi="Times New Roman" w:cs="Times New Roman"/>
                <w:sz w:val="24"/>
                <w:szCs w:val="24"/>
              </w:rPr>
              <w:t>Р</w:t>
            </w:r>
          </w:p>
        </w:tc>
      </w:tr>
    </w:tbl>
    <w:p w14:paraId="6B1D3FE3" w14:textId="77777777" w:rsidR="00EC0E69" w:rsidRPr="00D15070" w:rsidRDefault="00EC0E69" w:rsidP="003634ED">
      <w:pPr>
        <w:pStyle w:val="afa"/>
        <w:ind w:firstLine="0"/>
      </w:pPr>
    </w:p>
    <w:p w14:paraId="23AC7FF8" w14:textId="2ACDD2B6" w:rsidR="00E574E2" w:rsidRPr="00D15070" w:rsidRDefault="00E574E2" w:rsidP="00E574E2">
      <w:pPr>
        <w:pStyle w:val="afa"/>
      </w:pPr>
      <w:r w:rsidRPr="00D15070">
        <w:t>Ролевой доступ к основным действиям в сервисе представлен в таблице ниже согласно следующим обозначениям:</w:t>
      </w:r>
    </w:p>
    <w:p w14:paraId="2BB620A4" w14:textId="77777777" w:rsidR="00E574E2" w:rsidRPr="00D15070" w:rsidRDefault="00E574E2" w:rsidP="00F34FFA">
      <w:pPr>
        <w:pStyle w:val="ad"/>
        <w:numPr>
          <w:ilvl w:val="0"/>
          <w:numId w:val="3"/>
        </w:numPr>
        <w:spacing w:before="120"/>
        <w:contextualSpacing w:val="0"/>
        <w:jc w:val="both"/>
        <w:rPr>
          <w:rFonts w:ascii="Times New Roman" w:hAnsi="Times New Roman" w:cs="Times New Roman"/>
          <w:sz w:val="24"/>
          <w:szCs w:val="24"/>
        </w:rPr>
      </w:pPr>
      <w:r w:rsidRPr="00D15070">
        <w:rPr>
          <w:rFonts w:ascii="Times New Roman" w:hAnsi="Times New Roman" w:cs="Times New Roman"/>
          <w:sz w:val="24"/>
          <w:szCs w:val="24"/>
        </w:rPr>
        <w:t xml:space="preserve">«+» – наличие доступа; </w:t>
      </w:r>
    </w:p>
    <w:p w14:paraId="45972E9C" w14:textId="51DFBC74" w:rsidR="00E574E2" w:rsidRDefault="00E574E2" w:rsidP="00F34FFA">
      <w:pPr>
        <w:pStyle w:val="ad"/>
        <w:numPr>
          <w:ilvl w:val="0"/>
          <w:numId w:val="3"/>
        </w:numPr>
        <w:spacing w:before="120"/>
        <w:contextualSpacing w:val="0"/>
        <w:jc w:val="both"/>
        <w:rPr>
          <w:rFonts w:ascii="Times New Roman" w:hAnsi="Times New Roman" w:cs="Times New Roman"/>
          <w:sz w:val="24"/>
          <w:szCs w:val="24"/>
        </w:rPr>
      </w:pPr>
      <w:r w:rsidRPr="00D15070">
        <w:rPr>
          <w:rFonts w:ascii="Times New Roman" w:hAnsi="Times New Roman" w:cs="Times New Roman"/>
          <w:sz w:val="24"/>
          <w:szCs w:val="24"/>
        </w:rPr>
        <w:t>«-» – отсутствие доступа</w:t>
      </w:r>
      <w:r w:rsidR="004448B3" w:rsidRPr="00D15070">
        <w:rPr>
          <w:rFonts w:ascii="Times New Roman" w:hAnsi="Times New Roman" w:cs="Times New Roman"/>
          <w:sz w:val="24"/>
          <w:szCs w:val="24"/>
        </w:rPr>
        <w:t>.</w:t>
      </w:r>
    </w:p>
    <w:p w14:paraId="0F4D83A3" w14:textId="77777777" w:rsidR="00C97C79" w:rsidRDefault="00C97C79" w:rsidP="00F34FFA">
      <w:pPr>
        <w:pStyle w:val="ad"/>
        <w:numPr>
          <w:ilvl w:val="0"/>
          <w:numId w:val="3"/>
        </w:numPr>
        <w:spacing w:before="120"/>
        <w:contextualSpacing w:val="0"/>
        <w:jc w:val="both"/>
        <w:rPr>
          <w:rFonts w:ascii="Times New Roman" w:hAnsi="Times New Roman" w:cs="Times New Roman"/>
          <w:sz w:val="24"/>
          <w:szCs w:val="24"/>
        </w:rPr>
      </w:pPr>
    </w:p>
    <w:p w14:paraId="4FD083BC" w14:textId="7F772600" w:rsidR="00E574E2" w:rsidRPr="00D15070" w:rsidRDefault="00E574E2" w:rsidP="003B7861">
      <w:pPr>
        <w:pStyle w:val="aff4"/>
      </w:pPr>
      <w:r w:rsidRPr="00D15070">
        <w:t xml:space="preserve">Таблица </w:t>
      </w:r>
      <w:r w:rsidR="0062504F">
        <w:fldChar w:fldCharType="begin"/>
      </w:r>
      <w:r w:rsidR="0062504F">
        <w:instrText xml:space="preserve"> SEQ Таблица \* ARABIC </w:instrText>
      </w:r>
      <w:r w:rsidR="0062504F">
        <w:fldChar w:fldCharType="separate"/>
      </w:r>
      <w:r w:rsidR="00074981">
        <w:rPr>
          <w:noProof/>
        </w:rPr>
        <w:t>3</w:t>
      </w:r>
      <w:r w:rsidR="0062504F">
        <w:rPr>
          <w:noProof/>
        </w:rPr>
        <w:fldChar w:fldCharType="end"/>
      </w:r>
      <w:r w:rsidRPr="00D15070">
        <w:t xml:space="preserve">. Матрица ролевого доступа к действиям сервиса </w:t>
      </w:r>
      <w:r w:rsidR="007050C7" w:rsidRPr="00D15070">
        <w:t>«</w:t>
      </w:r>
      <w:r w:rsidR="00C76807">
        <w:t>Заявки</w:t>
      </w:r>
      <w:r w:rsidR="00C97C79">
        <w:rPr>
          <w:lang w:val="ru-RU"/>
        </w:rPr>
        <w:t xml:space="preserve"> на подбор персонала</w:t>
      </w:r>
      <w:r w:rsidRPr="00D15070">
        <w:t>»</w:t>
      </w:r>
    </w:p>
    <w:tbl>
      <w:tblPr>
        <w:tblW w:w="5000" w:type="pct"/>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6478"/>
        <w:gridCol w:w="524"/>
        <w:gridCol w:w="524"/>
        <w:gridCol w:w="701"/>
        <w:gridCol w:w="701"/>
        <w:gridCol w:w="699"/>
      </w:tblGrid>
      <w:tr w:rsidR="00D974EB" w:rsidRPr="001770EA" w14:paraId="49D28A74" w14:textId="5B5463F6" w:rsidTr="00EF45D8">
        <w:trPr>
          <w:cantSplit/>
          <w:trHeight w:val="2063"/>
          <w:tblHeader/>
        </w:trPr>
        <w:tc>
          <w:tcPr>
            <w:tcW w:w="3365" w:type="pct"/>
            <w:tcBorders>
              <w:top w:val="single" w:sz="4" w:space="0" w:color="999999"/>
              <w:left w:val="single" w:sz="4" w:space="0" w:color="999999"/>
              <w:bottom w:val="dashed" w:sz="4" w:space="0" w:color="999999"/>
              <w:right w:val="dashed" w:sz="4" w:space="0" w:color="999999"/>
              <w:tl2br w:val="single" w:sz="12" w:space="0" w:color="999999"/>
            </w:tcBorders>
            <w:shd w:val="clear" w:color="auto" w:fill="E6E6E6"/>
          </w:tcPr>
          <w:p w14:paraId="10677CFE" w14:textId="77777777" w:rsidR="00D974EB" w:rsidRPr="00D15070" w:rsidRDefault="00D974EB" w:rsidP="00056B2E">
            <w:pPr>
              <w:ind w:right="1143"/>
              <w:jc w:val="right"/>
              <w:rPr>
                <w:rFonts w:ascii="Times New Roman" w:hAnsi="Times New Roman" w:cs="Times New Roman"/>
                <w:b/>
                <w:sz w:val="24"/>
                <w:szCs w:val="24"/>
              </w:rPr>
            </w:pPr>
            <w:r w:rsidRPr="00D15070">
              <w:rPr>
                <w:rFonts w:ascii="Times New Roman" w:hAnsi="Times New Roman" w:cs="Times New Roman"/>
                <w:b/>
                <w:sz w:val="24"/>
                <w:szCs w:val="24"/>
              </w:rPr>
              <w:t>Роль</w:t>
            </w:r>
          </w:p>
          <w:p w14:paraId="6D32E4CD" w14:textId="77777777" w:rsidR="00D974EB" w:rsidRPr="00D15070" w:rsidRDefault="00D974EB" w:rsidP="00056B2E">
            <w:pPr>
              <w:rPr>
                <w:rFonts w:ascii="Times New Roman" w:hAnsi="Times New Roman" w:cs="Times New Roman"/>
                <w:b/>
                <w:sz w:val="24"/>
                <w:szCs w:val="24"/>
              </w:rPr>
            </w:pPr>
          </w:p>
          <w:p w14:paraId="54808615" w14:textId="77777777" w:rsidR="00D974EB" w:rsidRPr="00D15070" w:rsidRDefault="00D974EB" w:rsidP="00056B2E">
            <w:pPr>
              <w:rPr>
                <w:rFonts w:ascii="Times New Roman" w:hAnsi="Times New Roman" w:cs="Times New Roman"/>
                <w:b/>
                <w:sz w:val="24"/>
                <w:szCs w:val="24"/>
              </w:rPr>
            </w:pPr>
          </w:p>
          <w:p w14:paraId="61A4A5F9" w14:textId="77777777" w:rsidR="00D974EB" w:rsidRPr="00D15070" w:rsidRDefault="00D974EB" w:rsidP="00056B2E">
            <w:pPr>
              <w:rPr>
                <w:rFonts w:ascii="Times New Roman" w:hAnsi="Times New Roman" w:cs="Times New Roman"/>
                <w:b/>
                <w:sz w:val="24"/>
                <w:szCs w:val="24"/>
              </w:rPr>
            </w:pPr>
            <w:r w:rsidRPr="00D15070">
              <w:rPr>
                <w:rFonts w:ascii="Times New Roman" w:hAnsi="Times New Roman" w:cs="Times New Roman"/>
                <w:b/>
                <w:sz w:val="24"/>
                <w:szCs w:val="24"/>
              </w:rPr>
              <w:t>Элемент</w:t>
            </w:r>
          </w:p>
        </w:tc>
        <w:tc>
          <w:tcPr>
            <w:tcW w:w="272" w:type="pct"/>
            <w:tcBorders>
              <w:top w:val="single" w:sz="4" w:space="0" w:color="999999"/>
              <w:left w:val="dashed" w:sz="4" w:space="0" w:color="999999"/>
              <w:bottom w:val="dashed" w:sz="4" w:space="0" w:color="999999"/>
              <w:right w:val="dashed" w:sz="4" w:space="0" w:color="999999"/>
            </w:tcBorders>
            <w:shd w:val="clear" w:color="auto" w:fill="E6E6E6"/>
            <w:textDirection w:val="btLr"/>
            <w:vAlign w:val="center"/>
          </w:tcPr>
          <w:p w14:paraId="04803334" w14:textId="1D8500C8" w:rsidR="00D974EB" w:rsidRPr="00D15070" w:rsidRDefault="000C1E96" w:rsidP="00056B2E">
            <w:pPr>
              <w:ind w:left="113" w:right="113"/>
              <w:jc w:val="center"/>
              <w:rPr>
                <w:rFonts w:ascii="Times New Roman" w:hAnsi="Times New Roman" w:cs="Times New Roman"/>
                <w:b/>
                <w:sz w:val="24"/>
                <w:szCs w:val="24"/>
              </w:rPr>
            </w:pPr>
            <w:r>
              <w:rPr>
                <w:rFonts w:ascii="Times New Roman" w:hAnsi="Times New Roman" w:cs="Times New Roman"/>
                <w:b/>
                <w:sz w:val="24"/>
                <w:szCs w:val="24"/>
              </w:rPr>
              <w:t>Автор заявки</w:t>
            </w:r>
          </w:p>
        </w:tc>
        <w:tc>
          <w:tcPr>
            <w:tcW w:w="272" w:type="pct"/>
            <w:tcBorders>
              <w:top w:val="single" w:sz="4" w:space="0" w:color="999999"/>
              <w:left w:val="dashed" w:sz="4" w:space="0" w:color="999999"/>
              <w:bottom w:val="dashed" w:sz="4" w:space="0" w:color="999999"/>
              <w:right w:val="dashed" w:sz="4" w:space="0" w:color="999999"/>
            </w:tcBorders>
            <w:shd w:val="clear" w:color="auto" w:fill="E6E6E6"/>
            <w:textDirection w:val="btLr"/>
            <w:vAlign w:val="center"/>
          </w:tcPr>
          <w:p w14:paraId="4538FB07" w14:textId="203A6EB1" w:rsidR="00D974EB" w:rsidRPr="001770EA" w:rsidDel="00E47E20" w:rsidRDefault="00D974EB" w:rsidP="00056B2E">
            <w:pPr>
              <w:ind w:left="113" w:right="113"/>
              <w:jc w:val="center"/>
              <w:rPr>
                <w:rFonts w:ascii="Times New Roman" w:hAnsi="Times New Roman" w:cs="Times New Roman"/>
                <w:b/>
                <w:sz w:val="24"/>
                <w:szCs w:val="24"/>
              </w:rPr>
            </w:pPr>
            <w:r>
              <w:rPr>
                <w:rFonts w:ascii="Times New Roman" w:hAnsi="Times New Roman" w:cs="Times New Roman"/>
                <w:b/>
                <w:sz w:val="24"/>
                <w:szCs w:val="24"/>
              </w:rPr>
              <w:t>Рекрутер</w:t>
            </w:r>
          </w:p>
        </w:tc>
        <w:tc>
          <w:tcPr>
            <w:tcW w:w="364" w:type="pct"/>
            <w:tcBorders>
              <w:top w:val="single" w:sz="4" w:space="0" w:color="999999"/>
              <w:left w:val="dashed" w:sz="4" w:space="0" w:color="999999"/>
              <w:bottom w:val="dashed" w:sz="4" w:space="0" w:color="999999"/>
              <w:right w:val="dashed" w:sz="4" w:space="0" w:color="999999"/>
            </w:tcBorders>
            <w:shd w:val="clear" w:color="auto" w:fill="E6E6E6"/>
            <w:textDirection w:val="btLr"/>
          </w:tcPr>
          <w:p w14:paraId="2E806484" w14:textId="41C4834F" w:rsidR="00D974EB" w:rsidRPr="001770EA" w:rsidRDefault="00D974EB" w:rsidP="00056B2E">
            <w:pPr>
              <w:ind w:left="113" w:right="113"/>
              <w:jc w:val="center"/>
              <w:rPr>
                <w:rFonts w:ascii="Times New Roman" w:hAnsi="Times New Roman" w:cs="Times New Roman"/>
                <w:b/>
                <w:sz w:val="24"/>
                <w:szCs w:val="24"/>
              </w:rPr>
            </w:pPr>
            <w:r>
              <w:rPr>
                <w:rFonts w:ascii="Times New Roman" w:hAnsi="Times New Roman" w:cs="Times New Roman"/>
                <w:b/>
                <w:sz w:val="24"/>
                <w:szCs w:val="24"/>
              </w:rPr>
              <w:t>Главный рекрутер</w:t>
            </w:r>
          </w:p>
        </w:tc>
        <w:tc>
          <w:tcPr>
            <w:tcW w:w="364" w:type="pct"/>
            <w:tcBorders>
              <w:top w:val="single" w:sz="4" w:space="0" w:color="999999"/>
              <w:left w:val="dashed" w:sz="4" w:space="0" w:color="999999"/>
              <w:bottom w:val="dashed" w:sz="4" w:space="0" w:color="999999"/>
              <w:right w:val="dashed" w:sz="4" w:space="0" w:color="999999"/>
            </w:tcBorders>
            <w:shd w:val="clear" w:color="auto" w:fill="E6E6E6"/>
            <w:textDirection w:val="btLr"/>
          </w:tcPr>
          <w:p w14:paraId="2746A85F" w14:textId="56C4EDE9" w:rsidR="00D974EB" w:rsidRPr="001770EA" w:rsidRDefault="00DC302F" w:rsidP="00056B2E">
            <w:pPr>
              <w:ind w:left="113" w:right="113"/>
              <w:jc w:val="center"/>
              <w:rPr>
                <w:rFonts w:ascii="Times New Roman" w:hAnsi="Times New Roman" w:cs="Times New Roman"/>
                <w:b/>
                <w:sz w:val="24"/>
                <w:szCs w:val="24"/>
              </w:rPr>
            </w:pPr>
            <w:r>
              <w:rPr>
                <w:rFonts w:ascii="Times New Roman" w:hAnsi="Times New Roman" w:cs="Times New Roman"/>
                <w:b/>
                <w:sz w:val="24"/>
                <w:szCs w:val="24"/>
              </w:rPr>
              <w:t>Аккаунт</w:t>
            </w:r>
          </w:p>
        </w:tc>
        <w:tc>
          <w:tcPr>
            <w:tcW w:w="364" w:type="pct"/>
            <w:tcBorders>
              <w:top w:val="single" w:sz="4" w:space="0" w:color="999999"/>
              <w:left w:val="dashed" w:sz="4" w:space="0" w:color="999999"/>
              <w:bottom w:val="dashed" w:sz="4" w:space="0" w:color="999999"/>
              <w:right w:val="dashed" w:sz="4" w:space="0" w:color="999999"/>
            </w:tcBorders>
            <w:shd w:val="clear" w:color="auto" w:fill="E6E6E6"/>
            <w:textDirection w:val="btLr"/>
          </w:tcPr>
          <w:p w14:paraId="4F8BAB82" w14:textId="3B24B02E" w:rsidR="00D974EB" w:rsidRPr="001770EA" w:rsidRDefault="00D974EB" w:rsidP="00056B2E">
            <w:pPr>
              <w:ind w:left="113" w:right="113"/>
              <w:jc w:val="center"/>
              <w:rPr>
                <w:rFonts w:ascii="Times New Roman" w:hAnsi="Times New Roman" w:cs="Times New Roman"/>
                <w:b/>
                <w:sz w:val="24"/>
                <w:szCs w:val="24"/>
              </w:rPr>
            </w:pPr>
            <w:r>
              <w:rPr>
                <w:rFonts w:ascii="Times New Roman" w:hAnsi="Times New Roman" w:cs="Times New Roman"/>
                <w:b/>
                <w:sz w:val="24"/>
                <w:szCs w:val="24"/>
              </w:rPr>
              <w:t>Администратор</w:t>
            </w:r>
          </w:p>
        </w:tc>
      </w:tr>
      <w:tr w:rsidR="002E19DD" w:rsidRPr="00D15070" w14:paraId="6A2F0555" w14:textId="77777777" w:rsidTr="00D974EB">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15799D74" w14:textId="28EC85B1" w:rsidR="002E19DD" w:rsidRPr="00D15070" w:rsidRDefault="002E19DD" w:rsidP="00876D41">
            <w:pPr>
              <w:rPr>
                <w:rFonts w:ascii="Times New Roman" w:hAnsi="Times New Roman" w:cs="Times New Roman"/>
                <w:sz w:val="24"/>
                <w:szCs w:val="24"/>
              </w:rPr>
            </w:pPr>
            <w:r>
              <w:rPr>
                <w:rFonts w:ascii="Times New Roman" w:hAnsi="Times New Roman" w:cs="Times New Roman"/>
                <w:sz w:val="24"/>
                <w:szCs w:val="24"/>
              </w:rPr>
              <w:t>Просмотр своих заявок</w:t>
            </w:r>
          </w:p>
        </w:tc>
        <w:tc>
          <w:tcPr>
            <w:tcW w:w="272" w:type="pct"/>
            <w:tcBorders>
              <w:top w:val="dashed" w:sz="4" w:space="0" w:color="999999"/>
              <w:left w:val="dashed" w:sz="4" w:space="0" w:color="999999"/>
              <w:bottom w:val="dashed" w:sz="4" w:space="0" w:color="999999"/>
              <w:right w:val="dashed" w:sz="4" w:space="0" w:color="999999"/>
            </w:tcBorders>
            <w:vAlign w:val="center"/>
          </w:tcPr>
          <w:p w14:paraId="759A22BC" w14:textId="14D19BCA" w:rsidR="002E19DD"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35337DF5" w14:textId="4852489C" w:rsidR="002E19DD"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1373FCFE" w14:textId="17B8534E" w:rsidR="002E19DD"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63BD5FB5" w14:textId="169D6FB5" w:rsidR="002E19DD" w:rsidRPr="00D15070" w:rsidRDefault="00DC302F"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730D8EDF" w14:textId="333BA4ED" w:rsidR="002E19DD"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D974EB" w:rsidRPr="00D15070" w14:paraId="64501B2C" w14:textId="1EF4C357" w:rsidTr="00EF45D8">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64203FD0" w14:textId="4E00C359" w:rsidR="00D974EB" w:rsidRPr="00D15070" w:rsidRDefault="00D974EB" w:rsidP="00876D41">
            <w:pPr>
              <w:rPr>
                <w:rFonts w:ascii="Times New Roman" w:hAnsi="Times New Roman" w:cs="Times New Roman"/>
                <w:sz w:val="24"/>
                <w:szCs w:val="24"/>
              </w:rPr>
            </w:pPr>
            <w:r w:rsidRPr="000C1E96">
              <w:rPr>
                <w:rFonts w:ascii="Times New Roman" w:hAnsi="Times New Roman" w:cs="Times New Roman"/>
                <w:sz w:val="24"/>
                <w:szCs w:val="24"/>
              </w:rPr>
              <w:lastRenderedPageBreak/>
              <w:t>Просмотр списка всех заявок</w:t>
            </w:r>
            <w:r w:rsidR="00DC302F" w:rsidRPr="000C1E96">
              <w:rPr>
                <w:rFonts w:ascii="Times New Roman" w:hAnsi="Times New Roman" w:cs="Times New Roman"/>
                <w:sz w:val="24"/>
                <w:szCs w:val="24"/>
              </w:rPr>
              <w:t xml:space="preserve"> </w:t>
            </w:r>
          </w:p>
        </w:tc>
        <w:tc>
          <w:tcPr>
            <w:tcW w:w="272" w:type="pct"/>
            <w:tcBorders>
              <w:top w:val="dashed" w:sz="4" w:space="0" w:color="999999"/>
              <w:left w:val="dashed" w:sz="4" w:space="0" w:color="999999"/>
              <w:bottom w:val="dashed" w:sz="4" w:space="0" w:color="999999"/>
              <w:right w:val="dashed" w:sz="4" w:space="0" w:color="999999"/>
            </w:tcBorders>
            <w:vAlign w:val="center"/>
          </w:tcPr>
          <w:p w14:paraId="443CF5D0" w14:textId="7873D544" w:rsidR="00D974EB" w:rsidRPr="00D15070" w:rsidRDefault="00D974EB"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71AF11F0" w14:textId="2AEE4C1C"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32892CB8" w14:textId="2395F052" w:rsidR="00D974EB" w:rsidRPr="00D15070" w:rsidRDefault="00D974EB" w:rsidP="007239EB">
            <w:pPr>
              <w:jc w:val="center"/>
              <w:rPr>
                <w:rFonts w:ascii="Times New Roman" w:hAnsi="Times New Roman" w:cs="Times New Roman"/>
                <w:sz w:val="24"/>
                <w:szCs w:val="24"/>
              </w:rPr>
            </w:pPr>
            <w:r w:rsidRPr="00D15070">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77B27112" w14:textId="0A5A4E47"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2EF691AF" w14:textId="4579B7AF"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D974EB" w:rsidRPr="00D15070" w14:paraId="1B9DA272" w14:textId="04738187" w:rsidTr="00EF45D8">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7B6F30E9" w14:textId="585123FC" w:rsidR="00D974EB" w:rsidRPr="00D15070" w:rsidRDefault="00D974EB" w:rsidP="00BA4698">
            <w:pPr>
              <w:rPr>
                <w:rFonts w:ascii="Times New Roman" w:hAnsi="Times New Roman" w:cs="Times New Roman"/>
                <w:sz w:val="24"/>
                <w:szCs w:val="24"/>
              </w:rPr>
            </w:pPr>
            <w:r>
              <w:rPr>
                <w:rFonts w:ascii="Times New Roman" w:hAnsi="Times New Roman" w:cs="Times New Roman"/>
                <w:sz w:val="24"/>
                <w:szCs w:val="24"/>
              </w:rPr>
              <w:t xml:space="preserve">Просмотр </w:t>
            </w:r>
            <w:r w:rsidR="002E19DD">
              <w:rPr>
                <w:rFonts w:ascii="Times New Roman" w:hAnsi="Times New Roman" w:cs="Times New Roman"/>
                <w:sz w:val="24"/>
                <w:szCs w:val="24"/>
              </w:rPr>
              <w:t>заявок,</w:t>
            </w:r>
            <w:r w:rsidR="00DC302F">
              <w:rPr>
                <w:rFonts w:ascii="Times New Roman" w:hAnsi="Times New Roman" w:cs="Times New Roman"/>
                <w:sz w:val="24"/>
                <w:szCs w:val="24"/>
              </w:rPr>
              <w:t xml:space="preserve"> в которых пользователь назначен исполнителем</w:t>
            </w:r>
          </w:p>
        </w:tc>
        <w:tc>
          <w:tcPr>
            <w:tcW w:w="272" w:type="pct"/>
            <w:tcBorders>
              <w:top w:val="dashed" w:sz="4" w:space="0" w:color="999999"/>
              <w:left w:val="dashed" w:sz="4" w:space="0" w:color="999999"/>
              <w:bottom w:val="dashed" w:sz="4" w:space="0" w:color="999999"/>
              <w:right w:val="dashed" w:sz="4" w:space="0" w:color="999999"/>
            </w:tcBorders>
            <w:vAlign w:val="center"/>
          </w:tcPr>
          <w:p w14:paraId="73B45274" w14:textId="0CA58DAB"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67CC1710" w14:textId="1AFDC8D7" w:rsidR="00D974EB" w:rsidRPr="00D15070" w:rsidRDefault="00D974EB" w:rsidP="007239EB">
            <w:pPr>
              <w:jc w:val="center"/>
              <w:rPr>
                <w:rFonts w:ascii="Times New Roman" w:hAnsi="Times New Roman" w:cs="Times New Roman"/>
                <w:sz w:val="24"/>
                <w:szCs w:val="24"/>
              </w:rPr>
            </w:pPr>
            <w:r w:rsidRPr="00D15070">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3CDD77FA" w14:textId="46388DDF"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765555BF" w14:textId="12342203"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5E3CBB08" w14:textId="75099671"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D974EB" w:rsidRPr="00D15070" w14:paraId="3E319F33" w14:textId="51673097" w:rsidTr="00EF45D8">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6794AFAD" w14:textId="6B4439B6" w:rsidR="00D974EB" w:rsidRPr="00D15070" w:rsidRDefault="00D974EB" w:rsidP="00876D41">
            <w:pPr>
              <w:rPr>
                <w:rFonts w:ascii="Times New Roman" w:hAnsi="Times New Roman" w:cs="Times New Roman"/>
                <w:sz w:val="24"/>
                <w:szCs w:val="24"/>
              </w:rPr>
            </w:pPr>
            <w:r>
              <w:rPr>
                <w:rFonts w:ascii="Times New Roman" w:hAnsi="Times New Roman" w:cs="Times New Roman"/>
                <w:sz w:val="24"/>
                <w:szCs w:val="24"/>
              </w:rPr>
              <w:t>Создание заявки</w:t>
            </w:r>
          </w:p>
        </w:tc>
        <w:tc>
          <w:tcPr>
            <w:tcW w:w="272" w:type="pct"/>
            <w:tcBorders>
              <w:top w:val="dashed" w:sz="4" w:space="0" w:color="999999"/>
              <w:left w:val="dashed" w:sz="4" w:space="0" w:color="999999"/>
              <w:bottom w:val="dashed" w:sz="4" w:space="0" w:color="999999"/>
              <w:right w:val="dashed" w:sz="4" w:space="0" w:color="999999"/>
            </w:tcBorders>
            <w:vAlign w:val="center"/>
          </w:tcPr>
          <w:p w14:paraId="4E2480CD" w14:textId="48132E1F" w:rsidR="00D974EB" w:rsidRPr="00D15070" w:rsidRDefault="00D974EB" w:rsidP="007239EB">
            <w:pPr>
              <w:jc w:val="center"/>
              <w:rPr>
                <w:rFonts w:ascii="Times New Roman" w:hAnsi="Times New Roman" w:cs="Times New Roman"/>
                <w:sz w:val="24"/>
                <w:szCs w:val="24"/>
              </w:rPr>
            </w:pPr>
            <w:r w:rsidRPr="00D15070">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696E0E90" w14:textId="0F4147A3" w:rsidR="00D974EB" w:rsidRPr="00D15070" w:rsidRDefault="00D974EB" w:rsidP="007239EB">
            <w:pPr>
              <w:jc w:val="center"/>
              <w:rPr>
                <w:rFonts w:ascii="Times New Roman" w:hAnsi="Times New Roman" w:cs="Times New Roman"/>
                <w:sz w:val="24"/>
                <w:szCs w:val="24"/>
              </w:rPr>
            </w:pPr>
            <w:r w:rsidRPr="00D15070">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05250570" w14:textId="5F56F0B2" w:rsidR="00D974EB" w:rsidRPr="00D15070" w:rsidRDefault="00D974EB" w:rsidP="007239EB">
            <w:pPr>
              <w:jc w:val="center"/>
              <w:rPr>
                <w:rFonts w:ascii="Times New Roman" w:hAnsi="Times New Roman" w:cs="Times New Roman"/>
                <w:sz w:val="24"/>
                <w:szCs w:val="24"/>
              </w:rPr>
            </w:pPr>
            <w:r w:rsidRPr="00D15070">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74BEF7EC" w14:textId="54512097"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7EBFE419" w14:textId="475C10CE" w:rsidR="00D974EB" w:rsidRPr="00D15070" w:rsidRDefault="002E19DD"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D974EB" w:rsidRPr="00D15070" w14:paraId="2C2DE02C" w14:textId="6F2C277D" w:rsidTr="00EF45D8">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00E988AD" w14:textId="0B79C857" w:rsidR="00D974EB" w:rsidRDefault="00D974EB" w:rsidP="00056B2E">
            <w:pPr>
              <w:rPr>
                <w:rFonts w:ascii="Times New Roman" w:hAnsi="Times New Roman" w:cs="Times New Roman"/>
                <w:sz w:val="24"/>
                <w:szCs w:val="24"/>
              </w:rPr>
            </w:pPr>
            <w:r>
              <w:rPr>
                <w:rFonts w:ascii="Times New Roman" w:hAnsi="Times New Roman" w:cs="Times New Roman"/>
                <w:sz w:val="24"/>
                <w:szCs w:val="24"/>
              </w:rPr>
              <w:t xml:space="preserve">Назначение </w:t>
            </w:r>
            <w:r w:rsidR="003D6E53">
              <w:rPr>
                <w:rFonts w:ascii="Times New Roman" w:hAnsi="Times New Roman" w:cs="Times New Roman"/>
                <w:sz w:val="24"/>
                <w:szCs w:val="24"/>
              </w:rPr>
              <w:t xml:space="preserve">главного рекрутера и группы рекрутеры на портале  </w:t>
            </w:r>
          </w:p>
        </w:tc>
        <w:tc>
          <w:tcPr>
            <w:tcW w:w="272" w:type="pct"/>
            <w:tcBorders>
              <w:top w:val="dashed" w:sz="4" w:space="0" w:color="999999"/>
              <w:left w:val="dashed" w:sz="4" w:space="0" w:color="999999"/>
              <w:bottom w:val="dashed" w:sz="4" w:space="0" w:color="999999"/>
              <w:right w:val="dashed" w:sz="4" w:space="0" w:color="999999"/>
            </w:tcBorders>
            <w:vAlign w:val="center"/>
          </w:tcPr>
          <w:p w14:paraId="1A2CF91E" w14:textId="1F943BC4" w:rsidR="00D974EB" w:rsidRPr="00D15070" w:rsidRDefault="00D974EB"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4A5DA414" w14:textId="5A077809" w:rsidR="00D974EB" w:rsidRPr="00D15070"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056C70BE" w14:textId="3C7E46BA" w:rsidR="00D974EB" w:rsidRPr="00D15070" w:rsidRDefault="00D974EB"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38B41881" w14:textId="02FE3147" w:rsidR="00D974EB"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0BF3DADA" w14:textId="7DE2DB26" w:rsidR="00D974EB"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3D6E53" w:rsidRPr="00D15070" w14:paraId="400581C1" w14:textId="77777777" w:rsidTr="00D974EB">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72DB4CFB" w14:textId="0DDB49C4" w:rsidR="003D6E53" w:rsidRDefault="003D6E53" w:rsidP="00056B2E">
            <w:pPr>
              <w:rPr>
                <w:rFonts w:ascii="Times New Roman" w:hAnsi="Times New Roman" w:cs="Times New Roman"/>
                <w:sz w:val="24"/>
                <w:szCs w:val="24"/>
              </w:rPr>
            </w:pPr>
            <w:r>
              <w:rPr>
                <w:rFonts w:ascii="Times New Roman" w:hAnsi="Times New Roman" w:cs="Times New Roman"/>
                <w:sz w:val="24"/>
                <w:szCs w:val="24"/>
              </w:rPr>
              <w:t>Назначение рекрутера для исполнения заявки</w:t>
            </w:r>
          </w:p>
        </w:tc>
        <w:tc>
          <w:tcPr>
            <w:tcW w:w="272" w:type="pct"/>
            <w:tcBorders>
              <w:top w:val="dashed" w:sz="4" w:space="0" w:color="999999"/>
              <w:left w:val="dashed" w:sz="4" w:space="0" w:color="999999"/>
              <w:bottom w:val="dashed" w:sz="4" w:space="0" w:color="999999"/>
              <w:right w:val="dashed" w:sz="4" w:space="0" w:color="999999"/>
            </w:tcBorders>
            <w:vAlign w:val="center"/>
          </w:tcPr>
          <w:p w14:paraId="62252215" w14:textId="30A9AB63" w:rsidR="003D6E53"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459964DB" w14:textId="7820BDDE" w:rsidR="003D6E53"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28BF0E9C" w14:textId="1B20E3BD" w:rsidR="003D6E53"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44A04379" w14:textId="57CD8753" w:rsidR="003D6E53"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534959C3" w14:textId="02CD67CD" w:rsidR="003D6E53" w:rsidRDefault="003D6E53"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3D6E53" w:rsidRPr="00D15070" w14:paraId="491B48E4" w14:textId="77777777" w:rsidTr="00D974EB">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188CA3FD" w14:textId="3FE5A86E" w:rsidR="003D6E53" w:rsidRPr="00DC302F" w:rsidRDefault="003D6E53" w:rsidP="00056B2E">
            <w:pPr>
              <w:rPr>
                <w:rFonts w:ascii="Times New Roman" w:hAnsi="Times New Roman" w:cs="Times New Roman"/>
                <w:sz w:val="24"/>
                <w:szCs w:val="24"/>
              </w:rPr>
            </w:pPr>
            <w:r w:rsidRPr="00DC302F">
              <w:rPr>
                <w:rFonts w:ascii="Times New Roman" w:hAnsi="Times New Roman" w:cs="Times New Roman"/>
                <w:sz w:val="24"/>
                <w:szCs w:val="24"/>
              </w:rPr>
              <w:t xml:space="preserve">Назначение </w:t>
            </w:r>
            <w:r w:rsidR="00DC302F">
              <w:rPr>
                <w:rFonts w:ascii="Times New Roman" w:hAnsi="Times New Roman" w:cs="Times New Roman"/>
                <w:sz w:val="24"/>
                <w:szCs w:val="24"/>
              </w:rPr>
              <w:t xml:space="preserve">Аккаунта </w:t>
            </w:r>
            <w:r w:rsidRPr="00DC302F">
              <w:rPr>
                <w:rFonts w:ascii="Times New Roman" w:hAnsi="Times New Roman" w:cs="Times New Roman"/>
                <w:sz w:val="24"/>
                <w:szCs w:val="24"/>
              </w:rPr>
              <w:t>для исполнения заявки</w:t>
            </w:r>
          </w:p>
        </w:tc>
        <w:tc>
          <w:tcPr>
            <w:tcW w:w="272" w:type="pct"/>
            <w:tcBorders>
              <w:top w:val="dashed" w:sz="4" w:space="0" w:color="999999"/>
              <w:left w:val="dashed" w:sz="4" w:space="0" w:color="999999"/>
              <w:bottom w:val="dashed" w:sz="4" w:space="0" w:color="999999"/>
              <w:right w:val="dashed" w:sz="4" w:space="0" w:color="999999"/>
            </w:tcBorders>
            <w:vAlign w:val="center"/>
          </w:tcPr>
          <w:p w14:paraId="667BCDCA" w14:textId="2818159A" w:rsidR="003D6E53" w:rsidRPr="00CF5CD5" w:rsidRDefault="00F238D6" w:rsidP="007239EB">
            <w:pPr>
              <w:jc w:val="center"/>
              <w:rPr>
                <w:rFonts w:ascii="Times New Roman" w:hAnsi="Times New Roman" w:cs="Times New Roman"/>
                <w:strike/>
                <w:sz w:val="24"/>
                <w:szCs w:val="24"/>
              </w:rPr>
            </w:pPr>
            <w:r>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3692B705" w14:textId="32F05DE8" w:rsidR="003D6E53" w:rsidRPr="00CF5CD5" w:rsidRDefault="003D6E53" w:rsidP="007239EB">
            <w:pPr>
              <w:jc w:val="center"/>
              <w:rPr>
                <w:rFonts w:ascii="Times New Roman" w:hAnsi="Times New Roman" w:cs="Times New Roman"/>
                <w:strike/>
                <w:sz w:val="24"/>
                <w:szCs w:val="24"/>
              </w:rPr>
            </w:pPr>
            <w:r w:rsidRPr="00CF5CD5">
              <w:rPr>
                <w:rFonts w:ascii="Times New Roman" w:hAnsi="Times New Roman" w:cs="Times New Roman"/>
                <w:strike/>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3583FF3A" w14:textId="4A4F501E" w:rsidR="003D6E53" w:rsidRPr="00CF5CD5" w:rsidRDefault="003D6E53" w:rsidP="007239EB">
            <w:pPr>
              <w:jc w:val="center"/>
              <w:rPr>
                <w:rFonts w:ascii="Times New Roman" w:hAnsi="Times New Roman" w:cs="Times New Roman"/>
                <w:strike/>
                <w:sz w:val="24"/>
                <w:szCs w:val="24"/>
              </w:rPr>
            </w:pPr>
            <w:r w:rsidRPr="00CF5CD5">
              <w:rPr>
                <w:rFonts w:ascii="Times New Roman" w:hAnsi="Times New Roman" w:cs="Times New Roman"/>
                <w:strike/>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23E327B1" w14:textId="1E2FED82" w:rsidR="003D6E53" w:rsidRPr="00CF5CD5" w:rsidRDefault="00F238D6" w:rsidP="007239EB">
            <w:pPr>
              <w:jc w:val="center"/>
              <w:rPr>
                <w:rFonts w:ascii="Times New Roman" w:hAnsi="Times New Roman" w:cs="Times New Roman"/>
                <w:strike/>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5C76800D" w14:textId="39F4E503" w:rsidR="003D6E53" w:rsidRPr="00CF5CD5" w:rsidRDefault="00F238D6" w:rsidP="007239EB">
            <w:pPr>
              <w:jc w:val="center"/>
              <w:rPr>
                <w:rFonts w:ascii="Times New Roman" w:hAnsi="Times New Roman" w:cs="Times New Roman"/>
                <w:strike/>
                <w:sz w:val="24"/>
                <w:szCs w:val="24"/>
              </w:rPr>
            </w:pPr>
            <w:r>
              <w:rPr>
                <w:rFonts w:ascii="Times New Roman" w:hAnsi="Times New Roman" w:cs="Times New Roman"/>
                <w:sz w:val="24"/>
                <w:szCs w:val="24"/>
              </w:rPr>
              <w:t>+</w:t>
            </w:r>
          </w:p>
        </w:tc>
      </w:tr>
      <w:tr w:rsidR="00DC302F" w:rsidRPr="00D15070" w14:paraId="2C1636D0" w14:textId="77777777" w:rsidTr="00D974EB">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1DF3F0F5" w14:textId="77777777" w:rsidR="000C1E96" w:rsidRDefault="000C1E96" w:rsidP="000C1E96">
            <w:pPr>
              <w:rPr>
                <w:rFonts w:ascii="Times New Roman" w:hAnsi="Times New Roman" w:cs="Times New Roman"/>
                <w:sz w:val="24"/>
                <w:szCs w:val="24"/>
              </w:rPr>
            </w:pPr>
            <w:r w:rsidRPr="005878F8">
              <w:rPr>
                <w:rFonts w:ascii="Times New Roman" w:hAnsi="Times New Roman" w:cs="Times New Roman"/>
                <w:sz w:val="24"/>
                <w:szCs w:val="24"/>
              </w:rPr>
              <w:t>Просмотр страницы «Реестр заявок на подбор. Рекрутер»</w:t>
            </w:r>
          </w:p>
          <w:p w14:paraId="06A4E8CA" w14:textId="77777777" w:rsidR="00DC302F" w:rsidRPr="00CF5CD5" w:rsidRDefault="00DC302F" w:rsidP="000C1E96">
            <w:pPr>
              <w:rPr>
                <w:rFonts w:ascii="Times New Roman" w:hAnsi="Times New Roman" w:cs="Times New Roman"/>
                <w:strike/>
                <w:sz w:val="24"/>
                <w:szCs w:val="24"/>
              </w:rPr>
            </w:pPr>
          </w:p>
        </w:tc>
        <w:tc>
          <w:tcPr>
            <w:tcW w:w="272" w:type="pct"/>
            <w:tcBorders>
              <w:top w:val="dashed" w:sz="4" w:space="0" w:color="999999"/>
              <w:left w:val="dashed" w:sz="4" w:space="0" w:color="999999"/>
              <w:bottom w:val="dashed" w:sz="4" w:space="0" w:color="999999"/>
              <w:right w:val="dashed" w:sz="4" w:space="0" w:color="999999"/>
            </w:tcBorders>
            <w:vAlign w:val="center"/>
          </w:tcPr>
          <w:p w14:paraId="7F833C0F" w14:textId="48EB9B9D" w:rsidR="00DC302F" w:rsidRPr="00307E36" w:rsidRDefault="000C1E96" w:rsidP="007239EB">
            <w:pPr>
              <w:jc w:val="center"/>
              <w:rPr>
                <w:rFonts w:ascii="Times New Roman" w:hAnsi="Times New Roman" w:cs="Times New Roman"/>
                <w:sz w:val="24"/>
                <w:szCs w:val="24"/>
              </w:rPr>
            </w:pPr>
            <w:r w:rsidRPr="00307E36">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68A411DE" w14:textId="283B6690" w:rsidR="00DC302F"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794E6CC1" w14:textId="07C42424" w:rsidR="00DC302F"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50AF12A9" w14:textId="09DA7137" w:rsidR="00DC302F" w:rsidRPr="00307E36" w:rsidRDefault="00307E36" w:rsidP="007239EB">
            <w:pPr>
              <w:jc w:val="center"/>
              <w:rPr>
                <w:rFonts w:ascii="Times New Roman" w:hAnsi="Times New Roman" w:cs="Times New Roman"/>
                <w:sz w:val="24"/>
                <w:szCs w:val="24"/>
                <w:highlight w:val="yellow"/>
              </w:rPr>
            </w:pPr>
            <w:r w:rsidRPr="00307E36">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676BC29F" w14:textId="1C3608B9" w:rsidR="00DC302F"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0C1E96" w:rsidRPr="00D15070" w14:paraId="2288996F" w14:textId="77777777" w:rsidTr="00D974EB">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7FB74336" w14:textId="77777777" w:rsidR="000C1E96" w:rsidRDefault="000C1E96" w:rsidP="000C1E96">
            <w:pPr>
              <w:rPr>
                <w:rFonts w:ascii="Times New Roman" w:hAnsi="Times New Roman" w:cs="Times New Roman"/>
                <w:sz w:val="24"/>
                <w:szCs w:val="24"/>
              </w:rPr>
            </w:pPr>
            <w:r w:rsidRPr="005878F8">
              <w:rPr>
                <w:rFonts w:ascii="Times New Roman" w:hAnsi="Times New Roman" w:cs="Times New Roman"/>
                <w:sz w:val="24"/>
                <w:szCs w:val="24"/>
              </w:rPr>
              <w:t xml:space="preserve">Просмотр страницы «Реестр заявок на подбор. </w:t>
            </w:r>
            <w:r>
              <w:rPr>
                <w:rFonts w:ascii="Times New Roman" w:hAnsi="Times New Roman" w:cs="Times New Roman"/>
                <w:sz w:val="24"/>
                <w:szCs w:val="24"/>
              </w:rPr>
              <w:t>Главный р</w:t>
            </w:r>
            <w:r w:rsidRPr="005878F8">
              <w:rPr>
                <w:rFonts w:ascii="Times New Roman" w:hAnsi="Times New Roman" w:cs="Times New Roman"/>
                <w:sz w:val="24"/>
                <w:szCs w:val="24"/>
              </w:rPr>
              <w:t>екрутер»</w:t>
            </w:r>
          </w:p>
          <w:p w14:paraId="17438DF9" w14:textId="77777777" w:rsidR="000C1E96" w:rsidRPr="005878F8" w:rsidRDefault="000C1E96" w:rsidP="000C1E96">
            <w:pPr>
              <w:rPr>
                <w:rFonts w:ascii="Times New Roman" w:hAnsi="Times New Roman" w:cs="Times New Roman"/>
                <w:sz w:val="24"/>
                <w:szCs w:val="24"/>
              </w:rPr>
            </w:pPr>
          </w:p>
        </w:tc>
        <w:tc>
          <w:tcPr>
            <w:tcW w:w="272" w:type="pct"/>
            <w:tcBorders>
              <w:top w:val="dashed" w:sz="4" w:space="0" w:color="999999"/>
              <w:left w:val="dashed" w:sz="4" w:space="0" w:color="999999"/>
              <w:bottom w:val="dashed" w:sz="4" w:space="0" w:color="999999"/>
              <w:right w:val="dashed" w:sz="4" w:space="0" w:color="999999"/>
            </w:tcBorders>
            <w:vAlign w:val="center"/>
          </w:tcPr>
          <w:p w14:paraId="15AA4002" w14:textId="11BDA696" w:rsidR="000C1E96" w:rsidRPr="00307E36" w:rsidRDefault="000C1E96" w:rsidP="007239EB">
            <w:pPr>
              <w:jc w:val="center"/>
              <w:rPr>
                <w:rFonts w:ascii="Times New Roman" w:hAnsi="Times New Roman" w:cs="Times New Roman"/>
                <w:sz w:val="24"/>
                <w:szCs w:val="24"/>
              </w:rPr>
            </w:pPr>
            <w:r w:rsidRPr="00307E36">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3F664932" w14:textId="58D3BC7F" w:rsidR="000C1E96" w:rsidRPr="00307E36" w:rsidRDefault="00307E36" w:rsidP="007239EB">
            <w:pPr>
              <w:jc w:val="center"/>
              <w:rPr>
                <w:rFonts w:ascii="Times New Roman" w:hAnsi="Times New Roman" w:cs="Times New Roman"/>
                <w:sz w:val="24"/>
                <w:szCs w:val="24"/>
              </w:rPr>
            </w:pPr>
            <w:r w:rsidRPr="00307E36">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5212CD0B" w14:textId="0AAB1D59" w:rsidR="000C1E96"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3650FC95" w14:textId="5FF96E75" w:rsidR="000C1E96" w:rsidRPr="00307E36" w:rsidRDefault="00307E36" w:rsidP="007239EB">
            <w:pPr>
              <w:jc w:val="center"/>
              <w:rPr>
                <w:rFonts w:ascii="Times New Roman" w:hAnsi="Times New Roman" w:cs="Times New Roman"/>
                <w:sz w:val="24"/>
                <w:szCs w:val="24"/>
              </w:rPr>
            </w:pPr>
            <w:r w:rsidRPr="00307E36">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5BF6B4F2" w14:textId="7F0F62C1" w:rsidR="000C1E96"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r>
      <w:tr w:rsidR="000C1E96" w:rsidRPr="00D15070" w14:paraId="3BCB5F82" w14:textId="77777777" w:rsidTr="00D974EB">
        <w:trPr>
          <w:trHeight w:val="652"/>
        </w:trPr>
        <w:tc>
          <w:tcPr>
            <w:tcW w:w="3365" w:type="pct"/>
            <w:tcBorders>
              <w:top w:val="dashed" w:sz="4" w:space="0" w:color="999999"/>
              <w:left w:val="single" w:sz="4" w:space="0" w:color="999999"/>
              <w:bottom w:val="dashed" w:sz="4" w:space="0" w:color="999999"/>
              <w:right w:val="dashed" w:sz="4" w:space="0" w:color="999999"/>
            </w:tcBorders>
            <w:shd w:val="clear" w:color="auto" w:fill="auto"/>
            <w:vAlign w:val="center"/>
          </w:tcPr>
          <w:p w14:paraId="349A5EB6" w14:textId="2508427E" w:rsidR="000C1E96" w:rsidRDefault="000C1E96" w:rsidP="000C1E96">
            <w:pPr>
              <w:rPr>
                <w:rFonts w:ascii="Times New Roman" w:hAnsi="Times New Roman" w:cs="Times New Roman"/>
                <w:sz w:val="24"/>
                <w:szCs w:val="24"/>
              </w:rPr>
            </w:pPr>
            <w:r w:rsidRPr="005878F8">
              <w:rPr>
                <w:rFonts w:ascii="Times New Roman" w:hAnsi="Times New Roman" w:cs="Times New Roman"/>
                <w:sz w:val="24"/>
                <w:szCs w:val="24"/>
              </w:rPr>
              <w:t xml:space="preserve">Просмотр страницы «Реестр заявок на подбор. </w:t>
            </w:r>
            <w:r>
              <w:rPr>
                <w:rFonts w:ascii="Times New Roman" w:hAnsi="Times New Roman" w:cs="Times New Roman"/>
                <w:sz w:val="24"/>
                <w:szCs w:val="24"/>
              </w:rPr>
              <w:t>Аккаунт»</w:t>
            </w:r>
          </w:p>
          <w:p w14:paraId="49F3FC83" w14:textId="77777777" w:rsidR="000C1E96" w:rsidRPr="005878F8" w:rsidRDefault="000C1E96" w:rsidP="000C1E96">
            <w:pPr>
              <w:rPr>
                <w:rFonts w:ascii="Times New Roman" w:hAnsi="Times New Roman" w:cs="Times New Roman"/>
                <w:sz w:val="24"/>
                <w:szCs w:val="24"/>
              </w:rPr>
            </w:pPr>
          </w:p>
        </w:tc>
        <w:tc>
          <w:tcPr>
            <w:tcW w:w="272" w:type="pct"/>
            <w:tcBorders>
              <w:top w:val="dashed" w:sz="4" w:space="0" w:color="999999"/>
              <w:left w:val="dashed" w:sz="4" w:space="0" w:color="999999"/>
              <w:bottom w:val="dashed" w:sz="4" w:space="0" w:color="999999"/>
              <w:right w:val="dashed" w:sz="4" w:space="0" w:color="999999"/>
            </w:tcBorders>
            <w:vAlign w:val="center"/>
          </w:tcPr>
          <w:p w14:paraId="302AF932" w14:textId="33AC8616" w:rsidR="000C1E96" w:rsidRPr="00307E36" w:rsidRDefault="000C1E96" w:rsidP="007239EB">
            <w:pPr>
              <w:jc w:val="center"/>
              <w:rPr>
                <w:rFonts w:ascii="Times New Roman" w:hAnsi="Times New Roman" w:cs="Times New Roman"/>
                <w:sz w:val="24"/>
                <w:szCs w:val="24"/>
              </w:rPr>
            </w:pPr>
            <w:r w:rsidRPr="00307E36">
              <w:rPr>
                <w:rFonts w:ascii="Times New Roman" w:hAnsi="Times New Roman" w:cs="Times New Roman"/>
                <w:sz w:val="24"/>
                <w:szCs w:val="24"/>
              </w:rPr>
              <w:t>-</w:t>
            </w:r>
          </w:p>
        </w:tc>
        <w:tc>
          <w:tcPr>
            <w:tcW w:w="272" w:type="pct"/>
            <w:tcBorders>
              <w:top w:val="dashed" w:sz="4" w:space="0" w:color="999999"/>
              <w:left w:val="dashed" w:sz="4" w:space="0" w:color="999999"/>
              <w:bottom w:val="dashed" w:sz="4" w:space="0" w:color="999999"/>
              <w:right w:val="dashed" w:sz="4" w:space="0" w:color="999999"/>
            </w:tcBorders>
            <w:vAlign w:val="center"/>
          </w:tcPr>
          <w:p w14:paraId="7BA6B134" w14:textId="4DF33EFC" w:rsidR="000C1E96"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vAlign w:val="center"/>
          </w:tcPr>
          <w:p w14:paraId="44E90104" w14:textId="0C4C87AB" w:rsidR="000C1E96"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39D8CA4C" w14:textId="6EFD60D8" w:rsidR="000C1E96" w:rsidRPr="00307E36" w:rsidRDefault="00307E36" w:rsidP="007239EB">
            <w:pPr>
              <w:jc w:val="center"/>
              <w:rPr>
                <w:rFonts w:ascii="Times New Roman" w:hAnsi="Times New Roman" w:cs="Times New Roman"/>
                <w:sz w:val="24"/>
                <w:szCs w:val="24"/>
              </w:rPr>
            </w:pPr>
            <w:r w:rsidRPr="00307E36">
              <w:rPr>
                <w:rFonts w:ascii="Times New Roman" w:hAnsi="Times New Roman" w:cs="Times New Roman"/>
                <w:sz w:val="24"/>
                <w:szCs w:val="24"/>
              </w:rPr>
              <w:t>-</w:t>
            </w:r>
          </w:p>
        </w:tc>
        <w:tc>
          <w:tcPr>
            <w:tcW w:w="364" w:type="pct"/>
            <w:tcBorders>
              <w:top w:val="dashed" w:sz="4" w:space="0" w:color="999999"/>
              <w:left w:val="dashed" w:sz="4" w:space="0" w:color="999999"/>
              <w:bottom w:val="dashed" w:sz="4" w:space="0" w:color="999999"/>
              <w:right w:val="dashed" w:sz="4" w:space="0" w:color="999999"/>
            </w:tcBorders>
          </w:tcPr>
          <w:p w14:paraId="4CD5A943" w14:textId="09792161" w:rsidR="000C1E96" w:rsidRPr="00307E36" w:rsidRDefault="00307E36" w:rsidP="007239EB">
            <w:pPr>
              <w:jc w:val="center"/>
              <w:rPr>
                <w:rFonts w:ascii="Times New Roman" w:hAnsi="Times New Roman" w:cs="Times New Roman"/>
                <w:sz w:val="24"/>
                <w:szCs w:val="24"/>
              </w:rPr>
            </w:pPr>
            <w:r>
              <w:rPr>
                <w:rFonts w:ascii="Times New Roman" w:hAnsi="Times New Roman" w:cs="Times New Roman"/>
                <w:sz w:val="24"/>
                <w:szCs w:val="24"/>
              </w:rPr>
              <w:t>+</w:t>
            </w:r>
          </w:p>
        </w:tc>
      </w:tr>
    </w:tbl>
    <w:p w14:paraId="3DE9EC8A" w14:textId="729849F1" w:rsidR="007047BA" w:rsidRPr="00D15070" w:rsidRDefault="55549B40" w:rsidP="007047BA">
      <w:pPr>
        <w:pStyle w:val="1"/>
        <w:pageBreakBefore w:val="0"/>
        <w:ind w:left="391" w:hanging="391"/>
        <w:rPr>
          <w:sz w:val="24"/>
          <w:szCs w:val="24"/>
        </w:rPr>
      </w:pPr>
      <w:bookmarkStart w:id="22" w:name="_Toc79400108"/>
      <w:r w:rsidRPr="3BC781B9">
        <w:rPr>
          <w:sz w:val="24"/>
          <w:szCs w:val="24"/>
        </w:rPr>
        <w:t>ОСНОВНОЙ БИЗНЕС-ПРОЦЕСС</w:t>
      </w:r>
      <w:bookmarkEnd w:id="22"/>
    </w:p>
    <w:p w14:paraId="2673A767" w14:textId="28E52638" w:rsidR="007047BA" w:rsidRPr="005D0704" w:rsidRDefault="007047BA" w:rsidP="005D0704">
      <w:pPr>
        <w:pStyle w:val="afa"/>
      </w:pPr>
      <w:r w:rsidRPr="005D0704">
        <w:t xml:space="preserve">Для описания процесса используется нотация «Событийная цепочка процессов» (EPC-диаграмма, англ. </w:t>
      </w:r>
      <w:proofErr w:type="spellStart"/>
      <w:r w:rsidRPr="005D0704">
        <w:t>event-driven</w:t>
      </w:r>
      <w:proofErr w:type="spellEnd"/>
      <w:r w:rsidRPr="005D0704">
        <w:t xml:space="preserve"> </w:t>
      </w:r>
      <w:proofErr w:type="spellStart"/>
      <w:r w:rsidRPr="005D0704">
        <w:t>process</w:t>
      </w:r>
      <w:proofErr w:type="spellEnd"/>
      <w:r w:rsidRPr="005D0704">
        <w:t xml:space="preserve"> </w:t>
      </w:r>
      <w:proofErr w:type="spellStart"/>
      <w:r w:rsidRPr="005D0704">
        <w:t>chain</w:t>
      </w:r>
      <w:proofErr w:type="spellEnd"/>
      <w:r w:rsidRPr="005D0704">
        <w:t>) - тип блок-схемы, используемый для бизнес-моделирования.</w:t>
      </w:r>
    </w:p>
    <w:p w14:paraId="79F807D5" w14:textId="77777777" w:rsidR="007047BA" w:rsidRPr="00EF45D8" w:rsidRDefault="007047BA" w:rsidP="00EF45D8">
      <w:pPr>
        <w:rPr>
          <w:b/>
          <w:bCs/>
        </w:rPr>
      </w:pPr>
    </w:p>
    <w:p w14:paraId="62DDF2DD" w14:textId="4877B4AF" w:rsidR="00053B9C" w:rsidRDefault="00053B9C" w:rsidP="003B7861">
      <w:pPr>
        <w:pStyle w:val="aff4"/>
      </w:pPr>
      <w:r>
        <w:t xml:space="preserve">Таблица </w:t>
      </w:r>
      <w:r w:rsidR="0062504F">
        <w:fldChar w:fldCharType="begin"/>
      </w:r>
      <w:r w:rsidR="0062504F">
        <w:instrText xml:space="preserve"> SEQ Таблица \* ARABIC </w:instrText>
      </w:r>
      <w:r w:rsidR="0062504F">
        <w:fldChar w:fldCharType="separate"/>
      </w:r>
      <w:r w:rsidR="00074981">
        <w:rPr>
          <w:noProof/>
        </w:rPr>
        <w:t>4</w:t>
      </w:r>
      <w:r w:rsidR="0062504F">
        <w:rPr>
          <w:noProof/>
        </w:rPr>
        <w:fldChar w:fldCharType="end"/>
      </w:r>
      <w:r>
        <w:t xml:space="preserve">. </w:t>
      </w:r>
      <w:r w:rsidRPr="000A309C">
        <w:t>Обозначения процесса в нотации EPC</w:t>
      </w:r>
    </w:p>
    <w:tbl>
      <w:tblPr>
        <w:tblW w:w="4993" w:type="pct"/>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2958"/>
        <w:gridCol w:w="6666"/>
      </w:tblGrid>
      <w:tr w:rsidR="007047BA" w:rsidRPr="004809C1" w14:paraId="7F926531" w14:textId="77777777" w:rsidTr="00D20F39">
        <w:trPr>
          <w:trHeight w:val="244"/>
          <w:tblHeader/>
        </w:trPr>
        <w:tc>
          <w:tcPr>
            <w:tcW w:w="1537" w:type="pct"/>
            <w:tcBorders>
              <w:top w:val="single" w:sz="12" w:space="0" w:color="999999"/>
              <w:bottom w:val="single" w:sz="12" w:space="0" w:color="999999"/>
            </w:tcBorders>
            <w:shd w:val="clear" w:color="auto" w:fill="E6E6E6"/>
          </w:tcPr>
          <w:p w14:paraId="17FB3D69" w14:textId="77777777" w:rsidR="007047BA" w:rsidRPr="004809C1" w:rsidRDefault="007047BA" w:rsidP="00D20F39">
            <w:pPr>
              <w:jc w:val="center"/>
              <w:rPr>
                <w:rFonts w:ascii="Times New Roman" w:hAnsi="Times New Roman" w:cs="Times New Roman"/>
                <w:b/>
                <w:sz w:val="24"/>
                <w:szCs w:val="24"/>
              </w:rPr>
            </w:pPr>
            <w:r w:rsidRPr="004809C1">
              <w:rPr>
                <w:rFonts w:ascii="Times New Roman" w:hAnsi="Times New Roman" w:cs="Times New Roman"/>
                <w:b/>
                <w:sz w:val="24"/>
                <w:szCs w:val="24"/>
              </w:rPr>
              <w:t>Обозначение</w:t>
            </w:r>
          </w:p>
        </w:tc>
        <w:tc>
          <w:tcPr>
            <w:tcW w:w="3463" w:type="pct"/>
            <w:tcBorders>
              <w:top w:val="single" w:sz="12" w:space="0" w:color="999999"/>
              <w:bottom w:val="single" w:sz="12" w:space="0" w:color="999999"/>
            </w:tcBorders>
            <w:shd w:val="clear" w:color="auto" w:fill="E6E6E6"/>
          </w:tcPr>
          <w:p w14:paraId="1C6F9421" w14:textId="77777777" w:rsidR="007047BA" w:rsidRPr="004809C1" w:rsidRDefault="007047BA" w:rsidP="00D20F39">
            <w:pPr>
              <w:rPr>
                <w:rFonts w:ascii="Times New Roman" w:hAnsi="Times New Roman" w:cs="Times New Roman"/>
                <w:b/>
                <w:sz w:val="24"/>
                <w:szCs w:val="24"/>
              </w:rPr>
            </w:pPr>
            <w:r w:rsidRPr="004809C1">
              <w:rPr>
                <w:rFonts w:ascii="Times New Roman" w:hAnsi="Times New Roman" w:cs="Times New Roman"/>
                <w:b/>
                <w:sz w:val="24"/>
                <w:szCs w:val="24"/>
              </w:rPr>
              <w:t>Описание</w:t>
            </w:r>
          </w:p>
        </w:tc>
      </w:tr>
      <w:tr w:rsidR="007047BA" w:rsidRPr="004809C1" w14:paraId="7B88473C" w14:textId="77777777" w:rsidTr="00D20F39">
        <w:tc>
          <w:tcPr>
            <w:tcW w:w="1537" w:type="pct"/>
            <w:tcBorders>
              <w:top w:val="single" w:sz="8" w:space="0" w:color="999999"/>
              <w:bottom w:val="single" w:sz="8" w:space="0" w:color="999999"/>
            </w:tcBorders>
            <w:shd w:val="clear" w:color="auto" w:fill="auto"/>
          </w:tcPr>
          <w:p w14:paraId="2E40F346" w14:textId="77777777" w:rsidR="007047BA" w:rsidRPr="004809C1" w:rsidRDefault="007047BA" w:rsidP="00D20F39">
            <w:pPr>
              <w:jc w:val="center"/>
              <w:rPr>
                <w:rFonts w:ascii="Times New Roman" w:hAnsi="Times New Roman" w:cs="Times New Roman"/>
                <w:sz w:val="24"/>
                <w:szCs w:val="24"/>
              </w:rPr>
            </w:pPr>
            <w:r w:rsidRPr="004809C1">
              <w:rPr>
                <w:rFonts w:ascii="Times New Roman" w:hAnsi="Times New Roman" w:cs="Times New Roman"/>
                <w:sz w:val="24"/>
                <w:szCs w:val="24"/>
              </w:rPr>
              <w:object w:dxaOrig="1155" w:dyaOrig="795" w14:anchorId="5F0C7D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38.5pt" o:ole="">
                  <v:imagedata r:id="rId12" o:title=""/>
                </v:shape>
                <o:OLEObject Type="Embed" ProgID="Visio.Drawing.15" ShapeID="_x0000_i1025" DrawAspect="Content" ObjectID="_1690205627" r:id="rId13"/>
              </w:object>
            </w:r>
          </w:p>
        </w:tc>
        <w:tc>
          <w:tcPr>
            <w:tcW w:w="3463" w:type="pct"/>
            <w:tcBorders>
              <w:top w:val="single" w:sz="8" w:space="0" w:color="999999"/>
              <w:bottom w:val="single" w:sz="8" w:space="0" w:color="999999"/>
            </w:tcBorders>
          </w:tcPr>
          <w:p w14:paraId="0CC1A29E" w14:textId="77777777" w:rsidR="007047BA" w:rsidRPr="004809C1" w:rsidRDefault="007047BA" w:rsidP="00D20F39">
            <w:pPr>
              <w:rPr>
                <w:rFonts w:ascii="Times New Roman" w:hAnsi="Times New Roman" w:cs="Times New Roman"/>
                <w:sz w:val="24"/>
                <w:szCs w:val="24"/>
              </w:rPr>
            </w:pPr>
            <w:r w:rsidRPr="004809C1">
              <w:rPr>
                <w:rFonts w:ascii="Times New Roman" w:hAnsi="Times New Roman" w:cs="Times New Roman"/>
                <w:sz w:val="24"/>
                <w:szCs w:val="24"/>
              </w:rPr>
              <w:t>Действие, выполняемое участником процесса</w:t>
            </w:r>
          </w:p>
        </w:tc>
      </w:tr>
      <w:tr w:rsidR="005E7048" w:rsidRPr="004809C1" w14:paraId="2F0C50CF" w14:textId="77777777" w:rsidTr="00D20F39">
        <w:tc>
          <w:tcPr>
            <w:tcW w:w="1537" w:type="pct"/>
            <w:tcBorders>
              <w:top w:val="single" w:sz="8" w:space="0" w:color="999999"/>
              <w:bottom w:val="single" w:sz="8" w:space="0" w:color="999999"/>
            </w:tcBorders>
            <w:shd w:val="clear" w:color="auto" w:fill="auto"/>
          </w:tcPr>
          <w:p w14:paraId="4DDEF90E" w14:textId="3807AE21" w:rsidR="005E7048" w:rsidRPr="004809C1" w:rsidRDefault="005E7048" w:rsidP="00D20F39">
            <w:pPr>
              <w:jc w:val="center"/>
              <w:rPr>
                <w:rFonts w:ascii="Times New Roman" w:hAnsi="Times New Roman" w:cs="Times New Roman"/>
                <w:sz w:val="24"/>
                <w:szCs w:val="24"/>
              </w:rPr>
            </w:pPr>
            <w:r>
              <w:object w:dxaOrig="1009" w:dyaOrig="696" w14:anchorId="368C1B7F">
                <v:shape id="_x0000_i1026" type="#_x0000_t75" style="width:50.5pt;height:34pt" o:ole="">
                  <v:imagedata r:id="rId14" o:title=""/>
                </v:shape>
                <o:OLEObject Type="Embed" ProgID="Visio.Drawing.15" ShapeID="_x0000_i1026" DrawAspect="Content" ObjectID="_1690205628" r:id="rId15"/>
              </w:object>
            </w:r>
          </w:p>
        </w:tc>
        <w:tc>
          <w:tcPr>
            <w:tcW w:w="3463" w:type="pct"/>
            <w:tcBorders>
              <w:top w:val="single" w:sz="8" w:space="0" w:color="999999"/>
              <w:bottom w:val="single" w:sz="8" w:space="0" w:color="999999"/>
            </w:tcBorders>
          </w:tcPr>
          <w:p w14:paraId="7E055EA1" w14:textId="43F2E3EF" w:rsidR="005E7048" w:rsidRPr="004809C1" w:rsidRDefault="005E7048" w:rsidP="00D20F39">
            <w:pPr>
              <w:rPr>
                <w:rFonts w:ascii="Times New Roman" w:hAnsi="Times New Roman" w:cs="Times New Roman"/>
                <w:sz w:val="24"/>
                <w:szCs w:val="24"/>
              </w:rPr>
            </w:pPr>
            <w:r>
              <w:rPr>
                <w:rFonts w:ascii="Times New Roman" w:hAnsi="Times New Roman" w:cs="Times New Roman"/>
                <w:sz w:val="24"/>
                <w:szCs w:val="24"/>
              </w:rPr>
              <w:t>Статус заявки</w:t>
            </w:r>
          </w:p>
        </w:tc>
      </w:tr>
      <w:tr w:rsidR="00E534FF" w:rsidRPr="004809C1" w14:paraId="64DFDD64" w14:textId="77777777" w:rsidTr="00D20F39">
        <w:tc>
          <w:tcPr>
            <w:tcW w:w="1537" w:type="pct"/>
            <w:tcBorders>
              <w:top w:val="single" w:sz="8" w:space="0" w:color="999999"/>
              <w:bottom w:val="single" w:sz="8" w:space="0" w:color="999999"/>
            </w:tcBorders>
            <w:shd w:val="clear" w:color="auto" w:fill="auto"/>
          </w:tcPr>
          <w:p w14:paraId="255D7E8E" w14:textId="1247F799" w:rsidR="00E534FF" w:rsidRPr="004809C1" w:rsidRDefault="003E2ED1" w:rsidP="00D20F39">
            <w:pPr>
              <w:jc w:val="center"/>
              <w:rPr>
                <w:rFonts w:ascii="Times New Roman" w:hAnsi="Times New Roman" w:cs="Times New Roman"/>
                <w:sz w:val="24"/>
                <w:szCs w:val="24"/>
              </w:rPr>
            </w:pPr>
            <w:r>
              <w:object w:dxaOrig="1464" w:dyaOrig="756" w14:anchorId="3367056D">
                <v:shape id="_x0000_i1027" type="#_x0000_t75" style="width:74pt;height:38pt" o:ole="">
                  <v:imagedata r:id="rId16" o:title=""/>
                </v:shape>
                <o:OLEObject Type="Embed" ProgID="Visio.Drawing.15" ShapeID="_x0000_i1027" DrawAspect="Content" ObjectID="_1690205629" r:id="rId17"/>
              </w:object>
            </w:r>
          </w:p>
        </w:tc>
        <w:tc>
          <w:tcPr>
            <w:tcW w:w="3463" w:type="pct"/>
            <w:tcBorders>
              <w:top w:val="single" w:sz="8" w:space="0" w:color="999999"/>
              <w:bottom w:val="single" w:sz="8" w:space="0" w:color="999999"/>
            </w:tcBorders>
          </w:tcPr>
          <w:p w14:paraId="0ECCE0FC" w14:textId="30089DF8" w:rsidR="00E534FF" w:rsidRPr="004809C1" w:rsidRDefault="000271CD" w:rsidP="00D20F39">
            <w:pPr>
              <w:rPr>
                <w:rFonts w:ascii="Times New Roman" w:hAnsi="Times New Roman" w:cs="Times New Roman"/>
                <w:sz w:val="24"/>
                <w:szCs w:val="24"/>
              </w:rPr>
            </w:pPr>
            <w:r>
              <w:rPr>
                <w:rFonts w:ascii="Times New Roman" w:hAnsi="Times New Roman" w:cs="Times New Roman"/>
                <w:sz w:val="24"/>
                <w:szCs w:val="24"/>
              </w:rPr>
              <w:t>Участники процесса</w:t>
            </w:r>
          </w:p>
        </w:tc>
      </w:tr>
      <w:tr w:rsidR="007047BA" w:rsidRPr="004809C1" w14:paraId="5D5778F9" w14:textId="77777777" w:rsidTr="00D20F39">
        <w:tc>
          <w:tcPr>
            <w:tcW w:w="1537" w:type="pct"/>
            <w:tcBorders>
              <w:top w:val="single" w:sz="8" w:space="0" w:color="999999"/>
              <w:bottom w:val="single" w:sz="8" w:space="0" w:color="999999"/>
            </w:tcBorders>
            <w:shd w:val="clear" w:color="auto" w:fill="auto"/>
          </w:tcPr>
          <w:p w14:paraId="4A2DB959" w14:textId="77777777" w:rsidR="007047BA" w:rsidRPr="004809C1" w:rsidRDefault="007047BA" w:rsidP="00D20F39">
            <w:pPr>
              <w:jc w:val="center"/>
              <w:rPr>
                <w:rFonts w:ascii="Times New Roman" w:hAnsi="Times New Roman" w:cs="Times New Roman"/>
                <w:sz w:val="24"/>
                <w:szCs w:val="24"/>
              </w:rPr>
            </w:pPr>
            <w:r w:rsidRPr="004809C1">
              <w:rPr>
                <w:rFonts w:ascii="Times New Roman" w:hAnsi="Times New Roman" w:cs="Times New Roman"/>
                <w:sz w:val="24"/>
                <w:szCs w:val="24"/>
              </w:rPr>
              <w:object w:dxaOrig="1875" w:dyaOrig="1324" w14:anchorId="345944F8">
                <v:shape id="_x0000_i1028" type="#_x0000_t75" style="width:44.5pt;height:29.5pt" o:ole="">
                  <v:imagedata r:id="rId18" o:title=""/>
                </v:shape>
                <o:OLEObject Type="Embed" ProgID="Visio.Drawing.15" ShapeID="_x0000_i1028" DrawAspect="Content" ObjectID="_1690205630" r:id="rId19"/>
              </w:object>
            </w:r>
          </w:p>
        </w:tc>
        <w:tc>
          <w:tcPr>
            <w:tcW w:w="3463" w:type="pct"/>
            <w:tcBorders>
              <w:top w:val="single" w:sz="8" w:space="0" w:color="999999"/>
              <w:bottom w:val="single" w:sz="8" w:space="0" w:color="999999"/>
            </w:tcBorders>
          </w:tcPr>
          <w:p w14:paraId="572C6625" w14:textId="77777777" w:rsidR="007047BA" w:rsidRPr="004809C1" w:rsidRDefault="007047BA" w:rsidP="00D20F39">
            <w:pPr>
              <w:rPr>
                <w:rFonts w:ascii="Times New Roman" w:hAnsi="Times New Roman" w:cs="Times New Roman"/>
                <w:sz w:val="24"/>
                <w:szCs w:val="24"/>
              </w:rPr>
            </w:pPr>
            <w:r w:rsidRPr="004809C1">
              <w:rPr>
                <w:rFonts w:ascii="Times New Roman" w:hAnsi="Times New Roman" w:cs="Times New Roman"/>
                <w:sz w:val="24"/>
                <w:szCs w:val="24"/>
              </w:rPr>
              <w:t>Внешние интерфейсы процесса (при наличии)</w:t>
            </w:r>
          </w:p>
        </w:tc>
      </w:tr>
      <w:tr w:rsidR="0070449C" w:rsidRPr="004809C1" w14:paraId="59F28B7E" w14:textId="77777777" w:rsidTr="00D20F39">
        <w:tc>
          <w:tcPr>
            <w:tcW w:w="1537" w:type="pct"/>
            <w:tcBorders>
              <w:top w:val="single" w:sz="8" w:space="0" w:color="999999"/>
              <w:bottom w:val="single" w:sz="8" w:space="0" w:color="999999"/>
            </w:tcBorders>
            <w:shd w:val="clear" w:color="auto" w:fill="auto"/>
          </w:tcPr>
          <w:p w14:paraId="7FC8D8FF" w14:textId="6495F9C7" w:rsidR="0070449C" w:rsidRPr="004809C1" w:rsidRDefault="0070449C" w:rsidP="0070449C">
            <w:pPr>
              <w:jc w:val="center"/>
              <w:rPr>
                <w:rFonts w:ascii="Times New Roman" w:hAnsi="Times New Roman" w:cs="Times New Roman"/>
                <w:sz w:val="24"/>
                <w:szCs w:val="24"/>
              </w:rPr>
            </w:pPr>
            <w:r>
              <w:object w:dxaOrig="748" w:dyaOrig="748" w14:anchorId="15142292">
                <v:shape id="_x0000_i1029" type="#_x0000_t75" style="width:28pt;height:28pt" o:ole="">
                  <v:imagedata r:id="rId20" o:title=""/>
                </v:shape>
                <o:OLEObject Type="Embed" ProgID="Visio.Drawing.15" ShapeID="_x0000_i1029" DrawAspect="Content" ObjectID="_1690205631" r:id="rId21"/>
              </w:object>
            </w:r>
            <w:r>
              <w:t xml:space="preserve"> </w:t>
            </w:r>
            <w:r>
              <w:object w:dxaOrig="721" w:dyaOrig="721" w14:anchorId="407EFB07">
                <v:shape id="_x0000_i1030" type="#_x0000_t75" style="width:28pt;height:28pt" o:ole="">
                  <v:imagedata r:id="rId22" o:title=""/>
                </v:shape>
                <o:OLEObject Type="Embed" ProgID="Visio.Drawing.15" ShapeID="_x0000_i1030" DrawAspect="Content" ObjectID="_1690205632" r:id="rId23"/>
              </w:object>
            </w:r>
            <w:r>
              <w:t xml:space="preserve"> </w:t>
            </w:r>
            <w:r>
              <w:object w:dxaOrig="721" w:dyaOrig="721" w14:anchorId="62711A07">
                <v:shape id="_x0000_i1031" type="#_x0000_t75" style="width:27.5pt;height:27.5pt" o:ole="">
                  <v:imagedata r:id="rId24" o:title=""/>
                </v:shape>
                <o:OLEObject Type="Embed" ProgID="Visio.Drawing.15" ShapeID="_x0000_i1031" DrawAspect="Content" ObjectID="_1690205633" r:id="rId25"/>
              </w:object>
            </w:r>
          </w:p>
        </w:tc>
        <w:tc>
          <w:tcPr>
            <w:tcW w:w="3463" w:type="pct"/>
            <w:tcBorders>
              <w:top w:val="single" w:sz="8" w:space="0" w:color="999999"/>
              <w:bottom w:val="single" w:sz="8" w:space="0" w:color="999999"/>
            </w:tcBorders>
          </w:tcPr>
          <w:p w14:paraId="5739A818" w14:textId="689C36B6" w:rsidR="0070449C" w:rsidRPr="00714C55" w:rsidRDefault="0070449C" w:rsidP="0070449C">
            <w:pPr>
              <w:rPr>
                <w:rFonts w:ascii="Times New Roman" w:hAnsi="Times New Roman" w:cs="Times New Roman"/>
                <w:sz w:val="24"/>
                <w:szCs w:val="24"/>
              </w:rPr>
            </w:pPr>
            <w:r w:rsidRPr="00EF45D8">
              <w:rPr>
                <w:rFonts w:ascii="Times New Roman" w:hAnsi="Times New Roman" w:cs="Times New Roman"/>
                <w:sz w:val="24"/>
                <w:szCs w:val="24"/>
              </w:rPr>
              <w:t>Исключающее ИЛИ, ИЛИ</w:t>
            </w:r>
            <w:proofErr w:type="gramStart"/>
            <w:r w:rsidRPr="00EF45D8">
              <w:rPr>
                <w:rFonts w:ascii="Times New Roman" w:hAnsi="Times New Roman" w:cs="Times New Roman"/>
                <w:sz w:val="24"/>
                <w:szCs w:val="24"/>
              </w:rPr>
              <w:t>, И</w:t>
            </w:r>
            <w:proofErr w:type="gramEnd"/>
          </w:p>
        </w:tc>
      </w:tr>
    </w:tbl>
    <w:p w14:paraId="792FFD9A" w14:textId="15AA12AA" w:rsidR="007047BA" w:rsidRDefault="007047BA" w:rsidP="007047BA">
      <w:pPr>
        <w:rPr>
          <w:lang w:eastAsia="x-none"/>
        </w:rPr>
      </w:pPr>
    </w:p>
    <w:p w14:paraId="2278689E" w14:textId="14083528" w:rsidR="0074450A" w:rsidRDefault="0074450A">
      <w:pPr>
        <w:pStyle w:val="afa"/>
      </w:pPr>
      <w:r w:rsidRPr="00D15B77">
        <w:t>Работа на портале проходит в общем виде через описанны</w:t>
      </w:r>
      <w:r>
        <w:t>е</w:t>
      </w:r>
      <w:r w:rsidRPr="00D15B77">
        <w:t xml:space="preserve"> ниже процесс</w:t>
      </w:r>
      <w:r>
        <w:t>ы:</w:t>
      </w:r>
    </w:p>
    <w:p w14:paraId="1E0E4D4E" w14:textId="4E0375D8" w:rsidR="0074450A" w:rsidRDefault="0074450A" w:rsidP="00E25FC5">
      <w:pPr>
        <w:pStyle w:val="afa"/>
        <w:numPr>
          <w:ilvl w:val="1"/>
          <w:numId w:val="8"/>
        </w:numPr>
      </w:pPr>
      <w:r>
        <w:t>Пользователь с ролью «</w:t>
      </w:r>
      <w:r w:rsidR="001E24B2">
        <w:t>Автор заявки</w:t>
      </w:r>
      <w:r>
        <w:t xml:space="preserve">» инициализирует </w:t>
      </w:r>
      <w:r w:rsidR="00465D38">
        <w:t xml:space="preserve">создание новой заявки с помощью кнопки </w:t>
      </w:r>
      <w:r w:rsidR="00234355">
        <w:t>«П</w:t>
      </w:r>
      <w:r w:rsidR="00465D38">
        <w:t>одать заявку</w:t>
      </w:r>
      <w:r w:rsidR="00234355">
        <w:t>»</w:t>
      </w:r>
      <w:r w:rsidR="00465D38">
        <w:t xml:space="preserve"> на странице </w:t>
      </w:r>
      <w:r w:rsidR="00BF62B4">
        <w:t>сервиса «</w:t>
      </w:r>
      <w:r w:rsidR="00BF62B4" w:rsidRPr="00BF62B4">
        <w:t>Заявки на канцтовары</w:t>
      </w:r>
      <w:r w:rsidR="00BF62B4">
        <w:t>»</w:t>
      </w:r>
      <w:r>
        <w:t>.</w:t>
      </w:r>
    </w:p>
    <w:p w14:paraId="46021917" w14:textId="0EAA92AF" w:rsidR="00BF62B4" w:rsidRDefault="00BF62B4" w:rsidP="00E25FC5">
      <w:pPr>
        <w:pStyle w:val="afa"/>
        <w:numPr>
          <w:ilvl w:val="1"/>
          <w:numId w:val="8"/>
        </w:numPr>
      </w:pPr>
      <w:r>
        <w:t xml:space="preserve">Система отображает </w:t>
      </w:r>
      <w:r w:rsidR="001E24B2">
        <w:t>Автору</w:t>
      </w:r>
      <w:r>
        <w:t xml:space="preserve"> </w:t>
      </w:r>
      <w:r w:rsidR="00992DFA">
        <w:t>карточку новой заявки</w:t>
      </w:r>
      <w:r>
        <w:t>.</w:t>
      </w:r>
    </w:p>
    <w:p w14:paraId="4D31873D" w14:textId="52E40DCF" w:rsidR="00992DFA" w:rsidRDefault="00992DFA" w:rsidP="00E25FC5">
      <w:pPr>
        <w:pStyle w:val="afa"/>
        <w:numPr>
          <w:ilvl w:val="1"/>
          <w:numId w:val="8"/>
        </w:numPr>
      </w:pPr>
      <w:r>
        <w:t>Пользователь с ролью «</w:t>
      </w:r>
      <w:r w:rsidR="001E24B2">
        <w:t>Автор заявки</w:t>
      </w:r>
      <w:r>
        <w:t>» заполняет все обязательные поля карточк</w:t>
      </w:r>
      <w:r w:rsidR="00DE0E63">
        <w:t>и</w:t>
      </w:r>
      <w:r w:rsidR="000A7C96">
        <w:t xml:space="preserve"> и </w:t>
      </w:r>
      <w:r w:rsidR="0074535E">
        <w:t xml:space="preserve">отправляет </w:t>
      </w:r>
      <w:r w:rsidR="00BB58D4">
        <w:t>ее</w:t>
      </w:r>
      <w:r w:rsidR="0074535E">
        <w:t xml:space="preserve"> в </w:t>
      </w:r>
      <w:r w:rsidR="00F27999">
        <w:t>обработку</w:t>
      </w:r>
      <w:r w:rsidR="00BB58D4">
        <w:t xml:space="preserve"> с помощью кнопки «Отправить</w:t>
      </w:r>
      <w:r w:rsidR="00320812">
        <w:t xml:space="preserve"> заявку</w:t>
      </w:r>
      <w:r w:rsidR="00BB58D4">
        <w:t>»</w:t>
      </w:r>
      <w:r w:rsidR="000A7C96">
        <w:t xml:space="preserve"> </w:t>
      </w:r>
    </w:p>
    <w:p w14:paraId="40DBAA28" w14:textId="4734C43B" w:rsidR="00892023" w:rsidRDefault="00892023" w:rsidP="00234355">
      <w:pPr>
        <w:pStyle w:val="afa"/>
        <w:numPr>
          <w:ilvl w:val="0"/>
          <w:numId w:val="22"/>
        </w:numPr>
        <w:rPr>
          <w:i/>
        </w:rPr>
      </w:pPr>
      <w:r w:rsidRPr="00C0060A">
        <w:rPr>
          <w:b/>
          <w:i/>
        </w:rPr>
        <w:t>Примечание</w:t>
      </w:r>
      <w:r>
        <w:t xml:space="preserve">: </w:t>
      </w:r>
      <w:r>
        <w:rPr>
          <w:i/>
        </w:rPr>
        <w:t>п</w:t>
      </w:r>
      <w:r w:rsidRPr="00C0060A">
        <w:rPr>
          <w:i/>
        </w:rPr>
        <w:t>ри необходимости пользователь с ролью</w:t>
      </w:r>
      <w:r w:rsidRPr="000C5B7A">
        <w:rPr>
          <w:i/>
        </w:rPr>
        <w:t xml:space="preserve"> «</w:t>
      </w:r>
      <w:r>
        <w:rPr>
          <w:i/>
        </w:rPr>
        <w:t>Автор заявки</w:t>
      </w:r>
      <w:r w:rsidRPr="000C5B7A">
        <w:rPr>
          <w:i/>
        </w:rPr>
        <w:t xml:space="preserve">» </w:t>
      </w:r>
      <w:r w:rsidRPr="00C0060A">
        <w:rPr>
          <w:i/>
        </w:rPr>
        <w:t xml:space="preserve">имеет возможность </w:t>
      </w:r>
      <w:r>
        <w:rPr>
          <w:i/>
        </w:rPr>
        <w:t>сохранять карточку в статусе «Черновик» по кнопке «Сохранить как черновик». Система отображает карточку заявки в общем перечне заявок у пользователей с ролью «Читатель». При необходимости «Читатель» отправляет заявку из статуса «Черновик» в обработку (см. шаг 1.3)</w:t>
      </w:r>
    </w:p>
    <w:p w14:paraId="3593A302" w14:textId="077382A7" w:rsidR="00F259C8" w:rsidRDefault="00325503" w:rsidP="00E25FC5">
      <w:pPr>
        <w:pStyle w:val="afa"/>
        <w:numPr>
          <w:ilvl w:val="1"/>
          <w:numId w:val="8"/>
        </w:numPr>
        <w:rPr>
          <w:iCs/>
        </w:rPr>
      </w:pPr>
      <w:r w:rsidRPr="00EF45D8">
        <w:rPr>
          <w:iCs/>
        </w:rPr>
        <w:t>Система</w:t>
      </w:r>
      <w:r w:rsidR="007E5F85">
        <w:rPr>
          <w:iCs/>
        </w:rPr>
        <w:t xml:space="preserve"> сохраняет поданную заявку в статусе «На </w:t>
      </w:r>
      <w:r w:rsidR="00FC6899">
        <w:rPr>
          <w:iCs/>
        </w:rPr>
        <w:t>рассмотрении</w:t>
      </w:r>
      <w:r w:rsidR="007E5F85">
        <w:rPr>
          <w:iCs/>
        </w:rPr>
        <w:t>»</w:t>
      </w:r>
      <w:r w:rsidR="00F87ED8">
        <w:rPr>
          <w:iCs/>
        </w:rPr>
        <w:t xml:space="preserve">. Заявка </w:t>
      </w:r>
      <w:r w:rsidR="00234355">
        <w:rPr>
          <w:iCs/>
        </w:rPr>
        <w:t>отображается</w:t>
      </w:r>
      <w:r w:rsidR="00F87ED8">
        <w:rPr>
          <w:iCs/>
        </w:rPr>
        <w:t xml:space="preserve"> </w:t>
      </w:r>
      <w:r w:rsidR="00AF4A21">
        <w:rPr>
          <w:iCs/>
        </w:rPr>
        <w:t xml:space="preserve">в блоке «На </w:t>
      </w:r>
      <w:r w:rsidR="00BB2613">
        <w:rPr>
          <w:iCs/>
        </w:rPr>
        <w:t>рассмотрении</w:t>
      </w:r>
      <w:r w:rsidR="00AF4A21">
        <w:rPr>
          <w:iCs/>
        </w:rPr>
        <w:t xml:space="preserve">» у </w:t>
      </w:r>
      <w:r w:rsidR="00892023">
        <w:rPr>
          <w:iCs/>
        </w:rPr>
        <w:t>пользователей с правами «Аккаунта».</w:t>
      </w:r>
      <w:r w:rsidR="00FC6899">
        <w:rPr>
          <w:iCs/>
        </w:rPr>
        <w:t xml:space="preserve"> </w:t>
      </w:r>
      <w:r w:rsidR="00AF4A21">
        <w:rPr>
          <w:iCs/>
        </w:rPr>
        <w:t xml:space="preserve"> </w:t>
      </w:r>
    </w:p>
    <w:p w14:paraId="4888A507" w14:textId="6F1E8543" w:rsidR="006E38D9" w:rsidRPr="00892023" w:rsidRDefault="006E38D9" w:rsidP="00E25FC5">
      <w:pPr>
        <w:pStyle w:val="afa"/>
        <w:numPr>
          <w:ilvl w:val="1"/>
          <w:numId w:val="8"/>
        </w:numPr>
        <w:rPr>
          <w:iCs/>
          <w:color w:val="FF0000"/>
        </w:rPr>
      </w:pPr>
      <w:r w:rsidRPr="005943A9">
        <w:rPr>
          <w:iCs/>
        </w:rPr>
        <w:t>Система отправляет уведомления</w:t>
      </w:r>
      <w:r w:rsidR="00892023" w:rsidRPr="005943A9">
        <w:rPr>
          <w:iCs/>
        </w:rPr>
        <w:t>:</w:t>
      </w:r>
      <w:r w:rsidR="005943A9" w:rsidRPr="005943A9">
        <w:rPr>
          <w:iCs/>
        </w:rPr>
        <w:t xml:space="preserve"> пользователю с</w:t>
      </w:r>
      <w:r w:rsidR="005943A9">
        <w:rPr>
          <w:iCs/>
          <w:color w:val="FF0000"/>
        </w:rPr>
        <w:t xml:space="preserve"> </w:t>
      </w:r>
      <w:r w:rsidR="005943A9">
        <w:rPr>
          <w:iCs/>
        </w:rPr>
        <w:t>правами</w:t>
      </w:r>
      <w:r w:rsidR="005943A9">
        <w:rPr>
          <w:iCs/>
          <w:color w:val="FF0000"/>
        </w:rPr>
        <w:t xml:space="preserve"> </w:t>
      </w:r>
      <w:r w:rsidR="005943A9">
        <w:rPr>
          <w:iCs/>
        </w:rPr>
        <w:t>«Аккаунта», указанному в карточке заявки в качестве исполнителя.</w:t>
      </w:r>
    </w:p>
    <w:p w14:paraId="14C3C882" w14:textId="053204CD" w:rsidR="005943A9" w:rsidRDefault="005943A9" w:rsidP="00E25FC5">
      <w:pPr>
        <w:pStyle w:val="afa"/>
        <w:numPr>
          <w:ilvl w:val="1"/>
          <w:numId w:val="8"/>
        </w:numPr>
      </w:pPr>
      <w:r>
        <w:t>Аккаунт</w:t>
      </w:r>
      <w:r w:rsidR="00FC6899">
        <w:t>,</w:t>
      </w:r>
      <w:r w:rsidR="0085031E">
        <w:t xml:space="preserve"> используя ссылку на полученную заявку в уведомлении на электронной почте</w:t>
      </w:r>
      <w:r w:rsidR="00FC14C5">
        <w:t xml:space="preserve"> или странице сервиса «</w:t>
      </w:r>
      <w:r w:rsidR="00FC14C5" w:rsidRPr="00BF62B4">
        <w:t xml:space="preserve">Заявки на </w:t>
      </w:r>
      <w:r>
        <w:t>подбор персонала</w:t>
      </w:r>
      <w:r w:rsidR="00FC14C5">
        <w:t xml:space="preserve">» в блоке «На </w:t>
      </w:r>
      <w:r w:rsidR="0009564C">
        <w:t>рассмотрении</w:t>
      </w:r>
      <w:r w:rsidR="00FC14C5">
        <w:t>»</w:t>
      </w:r>
      <w:r w:rsidR="0085031E">
        <w:t xml:space="preserve">, открывает карточку </w:t>
      </w:r>
      <w:r w:rsidR="00FC14C5">
        <w:t>заявки</w:t>
      </w:r>
      <w:r>
        <w:t xml:space="preserve"> подтверждает согласование заявки с помощью кнопки </w:t>
      </w:r>
      <w:r w:rsidRPr="00982FF6">
        <w:t>"Согласовать заявку"</w:t>
      </w:r>
    </w:p>
    <w:p w14:paraId="6AEED382" w14:textId="59E6469C" w:rsidR="005943A9" w:rsidRDefault="005943A9" w:rsidP="00234355">
      <w:pPr>
        <w:pStyle w:val="afa"/>
        <w:numPr>
          <w:ilvl w:val="0"/>
          <w:numId w:val="22"/>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Аккаунта</w:t>
      </w:r>
      <w:r w:rsidRPr="005943A9">
        <w:rPr>
          <w:i/>
        </w:rPr>
        <w:t>» имеет возможность отклонить заявк</w:t>
      </w:r>
      <w:r w:rsidR="00667634">
        <w:rPr>
          <w:i/>
        </w:rPr>
        <w:t>у</w:t>
      </w:r>
      <w:r w:rsidRPr="005943A9">
        <w:rPr>
          <w:i/>
        </w:rPr>
        <w:t xml:space="preserve"> с помощью кнопки "Отклонить заявку". В таком случае Система отображает заявку у пользователя с ролью «</w:t>
      </w:r>
      <w:r w:rsidR="00DD51AB">
        <w:rPr>
          <w:i/>
        </w:rPr>
        <w:t>Автор заявки</w:t>
      </w:r>
      <w:r w:rsidRPr="005943A9">
        <w:rPr>
          <w:i/>
        </w:rPr>
        <w:t>» со статусом «Отклонена» и отправляет уведомление об отклонении заявки</w:t>
      </w:r>
      <w:r w:rsidR="00DD51AB">
        <w:rPr>
          <w:i/>
        </w:rPr>
        <w:t xml:space="preserve"> Автору</w:t>
      </w:r>
      <w:r w:rsidR="00C33ECF">
        <w:rPr>
          <w:i/>
        </w:rPr>
        <w:t xml:space="preserve"> с указанием причины отклонения</w:t>
      </w:r>
      <w:r w:rsidRPr="005943A9">
        <w:rPr>
          <w:i/>
        </w:rPr>
        <w:t>.</w:t>
      </w:r>
    </w:p>
    <w:p w14:paraId="4586FD26" w14:textId="3EDDFD75" w:rsidR="00DD51AB" w:rsidRDefault="00DD51AB" w:rsidP="00234355">
      <w:pPr>
        <w:pStyle w:val="afa"/>
        <w:numPr>
          <w:ilvl w:val="0"/>
          <w:numId w:val="22"/>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Аккаунта</w:t>
      </w:r>
      <w:r w:rsidRPr="005943A9">
        <w:rPr>
          <w:i/>
        </w:rPr>
        <w:t xml:space="preserve">» имеет возможность </w:t>
      </w:r>
      <w:r>
        <w:rPr>
          <w:i/>
        </w:rPr>
        <w:t xml:space="preserve">делегировать исполнение заявки </w:t>
      </w:r>
      <w:r w:rsidRPr="005943A9">
        <w:rPr>
          <w:i/>
        </w:rPr>
        <w:t>с помощью кнопки "</w:t>
      </w:r>
      <w:r>
        <w:rPr>
          <w:i/>
        </w:rPr>
        <w:t>Изменить исполнителя</w:t>
      </w:r>
      <w:r w:rsidRPr="005943A9">
        <w:rPr>
          <w:i/>
        </w:rPr>
        <w:t>"</w:t>
      </w:r>
      <w:r>
        <w:rPr>
          <w:i/>
        </w:rPr>
        <w:t xml:space="preserve">. Система должна </w:t>
      </w:r>
      <w:r w:rsidR="00667634">
        <w:rPr>
          <w:i/>
        </w:rPr>
        <w:t>убедиться, что поле «Аккаунт» было изменено и Пользователь подтверждающее действие не является «Аккаунтом» на данный момент.</w:t>
      </w:r>
      <w:r>
        <w:rPr>
          <w:i/>
        </w:rPr>
        <w:t xml:space="preserve"> </w:t>
      </w:r>
      <w:proofErr w:type="gramStart"/>
      <w:r w:rsidR="00667634">
        <w:rPr>
          <w:i/>
        </w:rPr>
        <w:t>Сотрудник</w:t>
      </w:r>
      <w:proofErr w:type="gramEnd"/>
      <w:r w:rsidR="00667634">
        <w:rPr>
          <w:i/>
        </w:rPr>
        <w:t xml:space="preserve"> выбранный в качестве нового исполнителя, должен</w:t>
      </w:r>
      <w:r>
        <w:rPr>
          <w:i/>
        </w:rPr>
        <w:t xml:space="preserve"> получит</w:t>
      </w:r>
      <w:r w:rsidR="00667634">
        <w:rPr>
          <w:i/>
        </w:rPr>
        <w:t>ь</w:t>
      </w:r>
      <w:r>
        <w:rPr>
          <w:i/>
        </w:rPr>
        <w:t xml:space="preserve"> уведомлении о поступившей заявке.</w:t>
      </w:r>
    </w:p>
    <w:p w14:paraId="5064024C" w14:textId="7635361B" w:rsidR="00DD51AB" w:rsidRDefault="00DD51AB" w:rsidP="00E25FC5">
      <w:pPr>
        <w:pStyle w:val="afa"/>
        <w:numPr>
          <w:ilvl w:val="1"/>
          <w:numId w:val="8"/>
        </w:numPr>
        <w:rPr>
          <w:iCs/>
        </w:rPr>
      </w:pPr>
      <w:r w:rsidRPr="00EF45D8">
        <w:rPr>
          <w:iCs/>
        </w:rPr>
        <w:t>Система</w:t>
      </w:r>
      <w:r>
        <w:rPr>
          <w:iCs/>
        </w:rPr>
        <w:t xml:space="preserve"> сохраняет поданную заявку в статусе «На согласовании». Заявка </w:t>
      </w:r>
      <w:r w:rsidR="00FC1875">
        <w:rPr>
          <w:iCs/>
        </w:rPr>
        <w:t>отображается</w:t>
      </w:r>
      <w:r>
        <w:rPr>
          <w:iCs/>
        </w:rPr>
        <w:t xml:space="preserve"> в блоке «На рассмотрении» у пользователей с правами «Главный рекрутер».  </w:t>
      </w:r>
    </w:p>
    <w:p w14:paraId="62D6400C" w14:textId="397D8547" w:rsidR="00DD51AB" w:rsidRPr="00DD51AB" w:rsidRDefault="00DD51AB" w:rsidP="00E25FC5">
      <w:pPr>
        <w:pStyle w:val="afa"/>
        <w:numPr>
          <w:ilvl w:val="1"/>
          <w:numId w:val="8"/>
        </w:numPr>
        <w:rPr>
          <w:iCs/>
          <w:color w:val="FF0000"/>
        </w:rPr>
      </w:pPr>
      <w:r w:rsidRPr="005943A9">
        <w:rPr>
          <w:iCs/>
        </w:rPr>
        <w:t>Система отправляет уведомления: пользователю с</w:t>
      </w:r>
      <w:r>
        <w:rPr>
          <w:iCs/>
          <w:color w:val="FF0000"/>
        </w:rPr>
        <w:t xml:space="preserve"> </w:t>
      </w:r>
      <w:r>
        <w:rPr>
          <w:iCs/>
        </w:rPr>
        <w:t>правами</w:t>
      </w:r>
      <w:r>
        <w:rPr>
          <w:iCs/>
          <w:color w:val="FF0000"/>
        </w:rPr>
        <w:t xml:space="preserve"> </w:t>
      </w:r>
      <w:r>
        <w:rPr>
          <w:iCs/>
        </w:rPr>
        <w:t>«Главный рекрутер» и «Автору заявки»</w:t>
      </w:r>
    </w:p>
    <w:p w14:paraId="60CEEADD" w14:textId="41320EAF" w:rsidR="00DD51AB" w:rsidRDefault="00DD51AB" w:rsidP="00E25FC5">
      <w:pPr>
        <w:pStyle w:val="afa"/>
        <w:numPr>
          <w:ilvl w:val="1"/>
          <w:numId w:val="8"/>
        </w:numPr>
      </w:pPr>
      <w:r>
        <w:lastRenderedPageBreak/>
        <w:t xml:space="preserve">Пользователь с ролью </w:t>
      </w:r>
      <w:r w:rsidR="00161A57">
        <w:t>«Главный рекрутер»,</w:t>
      </w:r>
      <w:r>
        <w:t xml:space="preserve"> используя ссылку на полученную заявку в уведомлении на электронной почте или странице сервиса «</w:t>
      </w:r>
      <w:r w:rsidR="009B585D" w:rsidRPr="00BF62B4">
        <w:t xml:space="preserve">Заявки на </w:t>
      </w:r>
      <w:r w:rsidR="009B585D">
        <w:t>подбор сотрудника</w:t>
      </w:r>
      <w:r>
        <w:t xml:space="preserve">» в блоке «На </w:t>
      </w:r>
      <w:r w:rsidR="00161A57">
        <w:t>рассмотрении</w:t>
      </w:r>
      <w:r>
        <w:t xml:space="preserve">», открывает карточку заявки и осуществляет необходимое редактирование </w:t>
      </w:r>
      <w:r w:rsidR="008F647D">
        <w:t>обязательных атрибутов</w:t>
      </w:r>
      <w:r w:rsidR="00161A57">
        <w:t xml:space="preserve"> и согласовывает заявку с помощью кнопки «Согласовать заявку»</w:t>
      </w:r>
    </w:p>
    <w:p w14:paraId="02F3B4CF" w14:textId="08E6EFF3" w:rsidR="00161A57" w:rsidRDefault="00161A57" w:rsidP="00E25FC5">
      <w:pPr>
        <w:pStyle w:val="afa"/>
        <w:numPr>
          <w:ilvl w:val="0"/>
          <w:numId w:val="22"/>
        </w:numPr>
        <w:rPr>
          <w:i/>
        </w:rPr>
      </w:pPr>
      <w:r w:rsidRPr="00BB1A0C">
        <w:rPr>
          <w:b/>
          <w:i/>
        </w:rPr>
        <w:t>Примечание</w:t>
      </w:r>
      <w:r w:rsidRPr="00BB1A0C">
        <w:rPr>
          <w:bCs/>
          <w:i/>
        </w:rPr>
        <w:t>:</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Главного рекрутера</w:t>
      </w:r>
      <w:r w:rsidRPr="005943A9">
        <w:rPr>
          <w:i/>
        </w:rPr>
        <w:t>» имеет возможность отклонить заявк</w:t>
      </w:r>
      <w:r w:rsidR="00C33ECF">
        <w:rPr>
          <w:i/>
        </w:rPr>
        <w:t>у</w:t>
      </w:r>
      <w:r w:rsidRPr="005943A9">
        <w:rPr>
          <w:i/>
        </w:rPr>
        <w:t xml:space="preserve"> с помощью кнопки "Отклонить заявку". В таком случае Система отображает заявку у пользователя с ролью «</w:t>
      </w:r>
      <w:r>
        <w:rPr>
          <w:i/>
        </w:rPr>
        <w:t>Автор заявки</w:t>
      </w:r>
      <w:r w:rsidRPr="005943A9">
        <w:rPr>
          <w:i/>
        </w:rPr>
        <w:t>» со статусом «Отклонена» и отправляет уведомление об отклонении заявки</w:t>
      </w:r>
      <w:r>
        <w:rPr>
          <w:i/>
        </w:rPr>
        <w:t xml:space="preserve"> Автору и Аккаунту</w:t>
      </w:r>
      <w:r w:rsidR="00C33ECF">
        <w:rPr>
          <w:i/>
        </w:rPr>
        <w:t xml:space="preserve"> с указанием причины отклонения</w:t>
      </w:r>
      <w:r>
        <w:rPr>
          <w:i/>
        </w:rPr>
        <w:t>.</w:t>
      </w:r>
    </w:p>
    <w:p w14:paraId="705DA9E8" w14:textId="4AC18B25" w:rsidR="00161A57" w:rsidRPr="002842F5" w:rsidRDefault="00161A57" w:rsidP="00E25FC5">
      <w:pPr>
        <w:pStyle w:val="afa"/>
        <w:numPr>
          <w:ilvl w:val="0"/>
          <w:numId w:val="22"/>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Главного рекрутера</w:t>
      </w:r>
      <w:r w:rsidRPr="005943A9">
        <w:rPr>
          <w:i/>
        </w:rPr>
        <w:t xml:space="preserve">» имеет возможность </w:t>
      </w:r>
      <w:r>
        <w:rPr>
          <w:i/>
        </w:rPr>
        <w:t>отправить уведомление главному руководителю</w:t>
      </w:r>
      <w:r w:rsidRPr="005943A9">
        <w:rPr>
          <w:i/>
        </w:rPr>
        <w:t xml:space="preserve"> с помощью кнопки "</w:t>
      </w:r>
      <w:r>
        <w:rPr>
          <w:i/>
        </w:rPr>
        <w:t>Согласовать с руководством</w:t>
      </w:r>
      <w:r w:rsidRPr="005943A9">
        <w:rPr>
          <w:i/>
        </w:rPr>
        <w:t>". В таком случае Система отображает заявку у пользователя с ролью «</w:t>
      </w:r>
      <w:r>
        <w:rPr>
          <w:i/>
        </w:rPr>
        <w:t>Автор заявки</w:t>
      </w:r>
      <w:r w:rsidRPr="005943A9">
        <w:rPr>
          <w:i/>
        </w:rPr>
        <w:t>» со статусом «</w:t>
      </w:r>
      <w:r>
        <w:rPr>
          <w:i/>
        </w:rPr>
        <w:t>На согласовании с руководством</w:t>
      </w:r>
      <w:r w:rsidRPr="005943A9">
        <w:rPr>
          <w:i/>
        </w:rPr>
        <w:t>» и</w:t>
      </w:r>
      <w:r>
        <w:rPr>
          <w:i/>
        </w:rPr>
        <w:t xml:space="preserve"> Главный рекрутер</w:t>
      </w:r>
      <w:r w:rsidRPr="005943A9">
        <w:rPr>
          <w:i/>
        </w:rPr>
        <w:t xml:space="preserve"> отправляет уведомлени</w:t>
      </w:r>
      <w:r>
        <w:rPr>
          <w:i/>
        </w:rPr>
        <w:t xml:space="preserve">я (система формирует </w:t>
      </w:r>
      <w:proofErr w:type="spellStart"/>
      <w:r w:rsidR="008F647D">
        <w:rPr>
          <w:i/>
        </w:rPr>
        <w:t>п</w:t>
      </w:r>
      <w:r w:rsidR="00C33ECF">
        <w:rPr>
          <w:i/>
        </w:rPr>
        <w:t>ред</w:t>
      </w:r>
      <w:r w:rsidR="008F647D">
        <w:rPr>
          <w:i/>
        </w:rPr>
        <w:t>заполненное</w:t>
      </w:r>
      <w:proofErr w:type="spellEnd"/>
      <w:r w:rsidR="008F647D">
        <w:rPr>
          <w:i/>
        </w:rPr>
        <w:t xml:space="preserve"> письмо с вложенным файлом,</w:t>
      </w:r>
      <w:r>
        <w:rPr>
          <w:i/>
        </w:rPr>
        <w:t xml:space="preserve"> содержащим описание заявки): Генеральному директору; Автору заявки; Директору департамента управления.</w:t>
      </w:r>
      <w:r w:rsidR="008F647D">
        <w:rPr>
          <w:i/>
        </w:rPr>
        <w:t xml:space="preserve"> Согласование заявки с руководством происходит вне бизнес-процесса заявки. </w:t>
      </w:r>
      <w:r>
        <w:rPr>
          <w:i/>
        </w:rPr>
        <w:t xml:space="preserve"> Далее </w:t>
      </w:r>
      <w:r w:rsidR="004F1997">
        <w:rPr>
          <w:i/>
        </w:rPr>
        <w:t xml:space="preserve">Главный рекрутер </w:t>
      </w:r>
      <w:r w:rsidR="008F647D">
        <w:rPr>
          <w:i/>
        </w:rPr>
        <w:t xml:space="preserve">согласовывает заявку (шаг 1.9) или отклоняет ее (примечание </w:t>
      </w:r>
      <w:r w:rsidR="00C33ECF">
        <w:rPr>
          <w:i/>
        </w:rPr>
        <w:t>4).</w:t>
      </w:r>
    </w:p>
    <w:p w14:paraId="10780A92" w14:textId="6D3023BE" w:rsidR="007C0E90" w:rsidRDefault="007C0E90" w:rsidP="00E25FC5">
      <w:pPr>
        <w:pStyle w:val="afa"/>
        <w:numPr>
          <w:ilvl w:val="1"/>
          <w:numId w:val="8"/>
        </w:numPr>
        <w:rPr>
          <w:iCs/>
        </w:rPr>
      </w:pPr>
      <w:r w:rsidRPr="00EF45D8">
        <w:rPr>
          <w:iCs/>
        </w:rPr>
        <w:t>Система</w:t>
      </w:r>
      <w:r>
        <w:rPr>
          <w:iCs/>
        </w:rPr>
        <w:t xml:space="preserve"> сохраняет поданную заявку в статусе «На исполнении». Заявка </w:t>
      </w:r>
      <w:r w:rsidR="00C33ECF">
        <w:rPr>
          <w:iCs/>
        </w:rPr>
        <w:t>отображается</w:t>
      </w:r>
      <w:r>
        <w:rPr>
          <w:iCs/>
        </w:rPr>
        <w:t xml:space="preserve"> в блоке «На рассмотрении» у пользователей с правами «Рекрутер».  </w:t>
      </w:r>
    </w:p>
    <w:p w14:paraId="5A96317F" w14:textId="764F05D8" w:rsidR="00435860" w:rsidRPr="00DD51AB" w:rsidRDefault="00435860" w:rsidP="00E25FC5">
      <w:pPr>
        <w:pStyle w:val="afa"/>
        <w:numPr>
          <w:ilvl w:val="1"/>
          <w:numId w:val="8"/>
        </w:numPr>
        <w:rPr>
          <w:iCs/>
          <w:color w:val="FF0000"/>
        </w:rPr>
      </w:pPr>
      <w:r w:rsidRPr="005943A9">
        <w:rPr>
          <w:iCs/>
        </w:rPr>
        <w:t>Система отправляет уведомления: пользователю с</w:t>
      </w:r>
      <w:r>
        <w:rPr>
          <w:iCs/>
          <w:color w:val="FF0000"/>
        </w:rPr>
        <w:t xml:space="preserve"> </w:t>
      </w:r>
      <w:r>
        <w:rPr>
          <w:iCs/>
        </w:rPr>
        <w:t>правами</w:t>
      </w:r>
      <w:r>
        <w:rPr>
          <w:iCs/>
          <w:color w:val="FF0000"/>
        </w:rPr>
        <w:t xml:space="preserve"> </w:t>
      </w:r>
      <w:r>
        <w:rPr>
          <w:iCs/>
        </w:rPr>
        <w:t>«Рекрутер</w:t>
      </w:r>
      <w:r w:rsidR="00A45511">
        <w:rPr>
          <w:iCs/>
        </w:rPr>
        <w:t>», «</w:t>
      </w:r>
      <w:r>
        <w:rPr>
          <w:iCs/>
        </w:rPr>
        <w:t>Автору заявки» и «Аккаунту»</w:t>
      </w:r>
    </w:p>
    <w:p w14:paraId="75E5F535" w14:textId="7A68D523" w:rsidR="00435860" w:rsidRDefault="00435860" w:rsidP="00E25FC5">
      <w:pPr>
        <w:pStyle w:val="afa"/>
        <w:numPr>
          <w:ilvl w:val="1"/>
          <w:numId w:val="8"/>
        </w:numPr>
      </w:pPr>
      <w:r>
        <w:t>Пользователь с ролью «Рекрутер», используя ссылку на полученную заявку в уведомлении на электронной почте или странице сервиса «</w:t>
      </w:r>
      <w:r w:rsidRPr="00BF62B4">
        <w:t xml:space="preserve">Заявки на </w:t>
      </w:r>
      <w:r w:rsidR="009B585D">
        <w:t>подбор сотрудника</w:t>
      </w:r>
      <w:r>
        <w:t>» в блоке «На рассмотрении», открывает карточку заявки и осуществляет необходимое редактирование обязательных атрибутов</w:t>
      </w:r>
      <w:r w:rsidR="009B585D">
        <w:t xml:space="preserve"> полей</w:t>
      </w:r>
      <w:r>
        <w:t xml:space="preserve"> и подтверждает исполнение заявки с помощью кнопки «Заявка исполнена»</w:t>
      </w:r>
    </w:p>
    <w:p w14:paraId="281E1BC8" w14:textId="276B12BB" w:rsidR="00435860" w:rsidRDefault="00435860" w:rsidP="00E25FC5">
      <w:pPr>
        <w:pStyle w:val="afa"/>
        <w:numPr>
          <w:ilvl w:val="0"/>
          <w:numId w:val="21"/>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Рекрутера</w:t>
      </w:r>
      <w:r w:rsidRPr="005943A9">
        <w:rPr>
          <w:i/>
        </w:rPr>
        <w:t xml:space="preserve">» имеет возможность </w:t>
      </w:r>
      <w:r>
        <w:rPr>
          <w:i/>
        </w:rPr>
        <w:t xml:space="preserve">сохранять внесенные изменения в </w:t>
      </w:r>
      <w:r w:rsidR="00A45511">
        <w:rPr>
          <w:i/>
        </w:rPr>
        <w:t>карточку,</w:t>
      </w:r>
      <w:r>
        <w:rPr>
          <w:i/>
        </w:rPr>
        <w:t xml:space="preserve"> не изменяя статуса заявки с помощью кнопки «Сохранить»</w:t>
      </w:r>
    </w:p>
    <w:p w14:paraId="51BA5970" w14:textId="6FB1CC7B" w:rsidR="009B585D" w:rsidRPr="009B585D" w:rsidRDefault="009B585D" w:rsidP="009B585D">
      <w:pPr>
        <w:pStyle w:val="afa"/>
        <w:numPr>
          <w:ilvl w:val="0"/>
          <w:numId w:val="21"/>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Главного рекрутера</w:t>
      </w:r>
      <w:r w:rsidRPr="005943A9">
        <w:rPr>
          <w:i/>
        </w:rPr>
        <w:t xml:space="preserve">» имеет возможность </w:t>
      </w:r>
      <w:r>
        <w:rPr>
          <w:i/>
        </w:rPr>
        <w:t>сохранять внесенные изменения в карточку, не изменяя статуса заявки с помощью кнопки «Сохранить»</w:t>
      </w:r>
    </w:p>
    <w:p w14:paraId="128179BB" w14:textId="1B0B2290" w:rsidR="00435860" w:rsidRDefault="00435860" w:rsidP="00E25FC5">
      <w:pPr>
        <w:pStyle w:val="afa"/>
        <w:numPr>
          <w:ilvl w:val="0"/>
          <w:numId w:val="21"/>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Главного рекрутера</w:t>
      </w:r>
      <w:r w:rsidRPr="005943A9">
        <w:rPr>
          <w:i/>
        </w:rPr>
        <w:t>» имеет возможность отклонить заявк</w:t>
      </w:r>
      <w:r w:rsidR="00124ED6">
        <w:rPr>
          <w:i/>
        </w:rPr>
        <w:t>у</w:t>
      </w:r>
      <w:r w:rsidRPr="005943A9">
        <w:rPr>
          <w:i/>
        </w:rPr>
        <w:t xml:space="preserve"> с помощью кнопки "Отклонить заявку". В таком случае Система отображает заявку у пользователя с ролью «</w:t>
      </w:r>
      <w:r>
        <w:rPr>
          <w:i/>
        </w:rPr>
        <w:t>Автор заявки</w:t>
      </w:r>
      <w:r w:rsidRPr="005943A9">
        <w:rPr>
          <w:i/>
        </w:rPr>
        <w:t>» со статусом «Отклонена» и отправляет уведомление об отклонении заявки</w:t>
      </w:r>
      <w:r>
        <w:rPr>
          <w:i/>
        </w:rPr>
        <w:t xml:space="preserve"> Автору и Аккаунту.</w:t>
      </w:r>
    </w:p>
    <w:p w14:paraId="4D39F992" w14:textId="4E50B9FE" w:rsidR="00435860" w:rsidRDefault="00435860" w:rsidP="00E25FC5">
      <w:pPr>
        <w:pStyle w:val="afa"/>
        <w:numPr>
          <w:ilvl w:val="0"/>
          <w:numId w:val="21"/>
        </w:numPr>
        <w:rPr>
          <w:i/>
        </w:rPr>
      </w:pPr>
      <w:r w:rsidRPr="005943A9">
        <w:rPr>
          <w:b/>
          <w:i/>
        </w:rPr>
        <w:t>Примечание:</w:t>
      </w:r>
      <w:r w:rsidRPr="005943A9">
        <w:t xml:space="preserve"> </w:t>
      </w:r>
      <w:r w:rsidRPr="005943A9">
        <w:rPr>
          <w:i/>
        </w:rPr>
        <w:t xml:space="preserve">при необходимости </w:t>
      </w:r>
      <w:r>
        <w:rPr>
          <w:i/>
        </w:rPr>
        <w:t>пользователь</w:t>
      </w:r>
      <w:r w:rsidRPr="005943A9">
        <w:rPr>
          <w:i/>
        </w:rPr>
        <w:t xml:space="preserve"> с правами «</w:t>
      </w:r>
      <w:r>
        <w:rPr>
          <w:i/>
        </w:rPr>
        <w:t>Главного рекрутера</w:t>
      </w:r>
      <w:r w:rsidRPr="005943A9">
        <w:rPr>
          <w:i/>
        </w:rPr>
        <w:t xml:space="preserve">» имеет возможность </w:t>
      </w:r>
      <w:r w:rsidR="00124ED6">
        <w:rPr>
          <w:i/>
        </w:rPr>
        <w:t xml:space="preserve">приостановить работу с </w:t>
      </w:r>
      <w:r w:rsidR="00A45511">
        <w:rPr>
          <w:i/>
        </w:rPr>
        <w:t>заявкой</w:t>
      </w:r>
      <w:r w:rsidR="00A45511" w:rsidRPr="005943A9">
        <w:rPr>
          <w:i/>
        </w:rPr>
        <w:t xml:space="preserve"> с</w:t>
      </w:r>
      <w:r w:rsidRPr="005943A9">
        <w:rPr>
          <w:i/>
        </w:rPr>
        <w:t xml:space="preserve"> помощью кнопки "</w:t>
      </w:r>
      <w:r w:rsidR="00124ED6">
        <w:rPr>
          <w:i/>
        </w:rPr>
        <w:t>Приостановить</w:t>
      </w:r>
      <w:r w:rsidRPr="005943A9">
        <w:rPr>
          <w:i/>
        </w:rPr>
        <w:t xml:space="preserve"> заявку". В таком случае Система отображает заявку со статусом «</w:t>
      </w:r>
      <w:r w:rsidR="00124ED6">
        <w:rPr>
          <w:i/>
        </w:rPr>
        <w:t>Приостановлена</w:t>
      </w:r>
      <w:r w:rsidRPr="005943A9">
        <w:rPr>
          <w:i/>
        </w:rPr>
        <w:t xml:space="preserve">» и отправляет уведомление </w:t>
      </w:r>
      <w:r>
        <w:rPr>
          <w:i/>
        </w:rPr>
        <w:t>Автору и Аккаунту.</w:t>
      </w:r>
      <w:r w:rsidR="001B31F9">
        <w:rPr>
          <w:i/>
        </w:rPr>
        <w:t xml:space="preserve"> После </w:t>
      </w:r>
      <w:r w:rsidR="00BB1A0C">
        <w:rPr>
          <w:i/>
        </w:rPr>
        <w:t>приостановления заявки пользователь</w:t>
      </w:r>
      <w:r w:rsidR="00BB1A0C" w:rsidRPr="005943A9">
        <w:rPr>
          <w:i/>
        </w:rPr>
        <w:t xml:space="preserve"> с правами «</w:t>
      </w:r>
      <w:r w:rsidR="00BB1A0C">
        <w:rPr>
          <w:i/>
        </w:rPr>
        <w:t>Главного рекрутера</w:t>
      </w:r>
      <w:r w:rsidR="00BB1A0C" w:rsidRPr="005943A9">
        <w:rPr>
          <w:i/>
        </w:rPr>
        <w:t>»</w:t>
      </w:r>
      <w:r w:rsidR="00BB1A0C">
        <w:rPr>
          <w:i/>
        </w:rPr>
        <w:t xml:space="preserve"> имеет возможность вернуть заявку в обработку с помощью кнопки «Вернуть на исполнение» или отклонить заявку (Примечание </w:t>
      </w:r>
      <w:r w:rsidR="00A05AA4">
        <w:rPr>
          <w:i/>
        </w:rPr>
        <w:t>3</w:t>
      </w:r>
      <w:r w:rsidR="00A45511">
        <w:rPr>
          <w:i/>
        </w:rPr>
        <w:t>. пункт</w:t>
      </w:r>
      <w:r w:rsidR="00BB1A0C">
        <w:rPr>
          <w:i/>
        </w:rPr>
        <w:t xml:space="preserve"> 1.12)</w:t>
      </w:r>
      <w:r w:rsidR="007C6C5B">
        <w:rPr>
          <w:i/>
        </w:rPr>
        <w:t xml:space="preserve"> Система отображает статус «На исполнении»</w:t>
      </w:r>
    </w:p>
    <w:p w14:paraId="0F04DBDC" w14:textId="77777777" w:rsidR="007C6C5B" w:rsidRDefault="007C6C5B" w:rsidP="007C6C5B">
      <w:pPr>
        <w:pStyle w:val="afa"/>
        <w:ind w:left="704" w:firstLine="0"/>
        <w:rPr>
          <w:i/>
        </w:rPr>
      </w:pPr>
    </w:p>
    <w:p w14:paraId="013EA86F" w14:textId="4636A268" w:rsidR="007C6C5B" w:rsidRPr="00DD51AB" w:rsidRDefault="007C6C5B" w:rsidP="00E25FC5">
      <w:pPr>
        <w:pStyle w:val="afa"/>
        <w:numPr>
          <w:ilvl w:val="1"/>
          <w:numId w:val="8"/>
        </w:numPr>
        <w:rPr>
          <w:iCs/>
          <w:color w:val="FF0000"/>
        </w:rPr>
      </w:pPr>
      <w:r w:rsidRPr="005943A9">
        <w:rPr>
          <w:iCs/>
        </w:rPr>
        <w:t>Система отправляет уведомления: пользователю с</w:t>
      </w:r>
      <w:r>
        <w:rPr>
          <w:iCs/>
          <w:color w:val="FF0000"/>
        </w:rPr>
        <w:t xml:space="preserve"> </w:t>
      </w:r>
      <w:r>
        <w:rPr>
          <w:iCs/>
        </w:rPr>
        <w:t>правами</w:t>
      </w:r>
      <w:r>
        <w:rPr>
          <w:iCs/>
          <w:color w:val="FF0000"/>
        </w:rPr>
        <w:t xml:space="preserve"> </w:t>
      </w:r>
      <w:r>
        <w:rPr>
          <w:iCs/>
        </w:rPr>
        <w:t>«Автора заявки» и «Аккаунту»</w:t>
      </w:r>
    </w:p>
    <w:p w14:paraId="1BBE4A3F" w14:textId="7BC6440C" w:rsidR="000D3F09" w:rsidRDefault="000D3F09" w:rsidP="00E25FC5">
      <w:pPr>
        <w:pStyle w:val="afa"/>
        <w:numPr>
          <w:ilvl w:val="1"/>
          <w:numId w:val="8"/>
        </w:numPr>
      </w:pPr>
      <w:r>
        <w:t>Пользователь с ролью «Автор заявки», используя ссылку на полученную заявку в уведомлении на электронной почте или странице сервиса «</w:t>
      </w:r>
      <w:r w:rsidRPr="00BF62B4">
        <w:t xml:space="preserve">Заявки на </w:t>
      </w:r>
      <w:r w:rsidR="00A05AA4">
        <w:t>подбор персонала</w:t>
      </w:r>
      <w:r>
        <w:t>» в блоке «На рассмотрении», открывает карточку заявки и подтверждает исполнение заявки с помощью кнопки «Выполнено». Далее оценивает качество оказанной услуги по заявке.</w:t>
      </w:r>
    </w:p>
    <w:p w14:paraId="71C1817C" w14:textId="34B6BE6A" w:rsidR="000142EC" w:rsidRPr="00425E5E" w:rsidRDefault="000D3F09" w:rsidP="00E25FC5">
      <w:pPr>
        <w:pStyle w:val="afa"/>
        <w:numPr>
          <w:ilvl w:val="0"/>
          <w:numId w:val="23"/>
        </w:numPr>
        <w:rPr>
          <w:i/>
        </w:rPr>
      </w:pPr>
      <w:r w:rsidRPr="005943A9">
        <w:rPr>
          <w:b/>
          <w:i/>
        </w:rPr>
        <w:t>Примечание</w:t>
      </w:r>
      <w:proofErr w:type="gramStart"/>
      <w:r w:rsidRPr="005943A9">
        <w:rPr>
          <w:b/>
          <w:i/>
        </w:rPr>
        <w:t>:</w:t>
      </w:r>
      <w:r w:rsidRPr="005943A9">
        <w:t xml:space="preserve"> </w:t>
      </w:r>
      <w:r>
        <w:rPr>
          <w:i/>
        </w:rPr>
        <w:t>Если</w:t>
      </w:r>
      <w:proofErr w:type="gramEnd"/>
      <w:r>
        <w:rPr>
          <w:i/>
        </w:rPr>
        <w:t xml:space="preserve"> пользователь с правами «Автора заявки» не подтвердил выполнения заявки в течении 14 дней с момента изменения статуса на «Исполнено», то система закрывает заявку</w:t>
      </w:r>
      <w:r w:rsidR="00A05AA4">
        <w:rPr>
          <w:i/>
        </w:rPr>
        <w:t>, изменяя статус на «Закрыта»</w:t>
      </w:r>
      <w:r>
        <w:rPr>
          <w:i/>
        </w:rPr>
        <w:t>.</w:t>
      </w:r>
    </w:p>
    <w:p w14:paraId="21F92778" w14:textId="59CB5EF2" w:rsidR="00377775" w:rsidRDefault="00DF3163" w:rsidP="00425E5E">
      <w:pPr>
        <w:pStyle w:val="afa"/>
        <w:keepNext/>
        <w:jc w:val="center"/>
      </w:pPr>
      <w:r>
        <w:rPr>
          <w:noProof/>
        </w:rPr>
        <w:lastRenderedPageBreak/>
        <w:drawing>
          <wp:inline distT="0" distB="0" distL="0" distR="0" wp14:anchorId="2B08D403" wp14:editId="0A045A85">
            <wp:extent cx="4906025" cy="7104908"/>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6">
                      <a:extLst>
                        <a:ext uri="{28A0092B-C50C-407E-A947-70E740481C1C}">
                          <a14:useLocalDpi xmlns:a14="http://schemas.microsoft.com/office/drawing/2010/main" val="0"/>
                        </a:ext>
                      </a:extLst>
                    </a:blip>
                    <a:stretch>
                      <a:fillRect/>
                    </a:stretch>
                  </pic:blipFill>
                  <pic:spPr>
                    <a:xfrm>
                      <a:off x="0" y="0"/>
                      <a:ext cx="4906025" cy="7104908"/>
                    </a:xfrm>
                    <a:prstGeom prst="rect">
                      <a:avLst/>
                    </a:prstGeom>
                  </pic:spPr>
                </pic:pic>
              </a:graphicData>
            </a:graphic>
          </wp:inline>
        </w:drawing>
      </w:r>
    </w:p>
    <w:p w14:paraId="33B33CDA" w14:textId="43161B34" w:rsidR="00377775" w:rsidRDefault="00377775">
      <w:pPr>
        <w:pStyle w:val="aff0"/>
      </w:pPr>
      <w:r w:rsidRPr="00697D4F">
        <w:t xml:space="preserve">Рисунок </w:t>
      </w:r>
      <w:r w:rsidR="0040354F">
        <w:fldChar w:fldCharType="begin"/>
      </w:r>
      <w:r w:rsidR="0040354F">
        <w:instrText xml:space="preserve"> SEQ Рисунок \* ARABIC </w:instrText>
      </w:r>
      <w:r w:rsidR="0040354F">
        <w:fldChar w:fldCharType="separate"/>
      </w:r>
      <w:r w:rsidR="00A53570">
        <w:rPr>
          <w:noProof/>
        </w:rPr>
        <w:t>1</w:t>
      </w:r>
      <w:r w:rsidR="0040354F">
        <w:fldChar w:fldCharType="end"/>
      </w:r>
      <w:r w:rsidRPr="00697D4F">
        <w:t>. Схема основного бизнес-процесса сервиса «Заявки</w:t>
      </w:r>
      <w:r w:rsidR="00FC6899">
        <w:rPr>
          <w:lang w:val="ru-RU"/>
        </w:rPr>
        <w:t xml:space="preserve"> на подбор персонала</w:t>
      </w:r>
      <w:r w:rsidRPr="00697D4F">
        <w:t>»</w:t>
      </w:r>
      <w:r w:rsidRPr="00EF45D8">
        <w:t xml:space="preserve"> </w:t>
      </w:r>
    </w:p>
    <w:p w14:paraId="0EDEBC1D" w14:textId="11E3511F" w:rsidR="001E24B2" w:rsidRDefault="001E24B2" w:rsidP="001E24B2">
      <w:pPr>
        <w:rPr>
          <w:lang w:val="x-none" w:eastAsia="x-none"/>
        </w:rPr>
      </w:pPr>
    </w:p>
    <w:p w14:paraId="66900971" w14:textId="77777777" w:rsidR="001E24B2" w:rsidRDefault="001E24B2" w:rsidP="00425E5E">
      <w:pPr>
        <w:keepNext/>
        <w:jc w:val="center"/>
      </w:pPr>
      <w:r>
        <w:rPr>
          <w:noProof/>
          <w:lang w:val="x-none" w:eastAsia="x-none"/>
        </w:rPr>
        <w:lastRenderedPageBreak/>
        <w:drawing>
          <wp:inline distT="0" distB="0" distL="0" distR="0" wp14:anchorId="1B6AF834" wp14:editId="0ADEE0DB">
            <wp:extent cx="6118811" cy="35140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7">
                      <a:extLst>
                        <a:ext uri="{28A0092B-C50C-407E-A947-70E740481C1C}">
                          <a14:useLocalDpi xmlns:a14="http://schemas.microsoft.com/office/drawing/2010/main" val="0"/>
                        </a:ext>
                      </a:extLst>
                    </a:blip>
                    <a:stretch>
                      <a:fillRect/>
                    </a:stretch>
                  </pic:blipFill>
                  <pic:spPr>
                    <a:xfrm>
                      <a:off x="0" y="0"/>
                      <a:ext cx="6118811" cy="3514090"/>
                    </a:xfrm>
                    <a:prstGeom prst="rect">
                      <a:avLst/>
                    </a:prstGeom>
                  </pic:spPr>
                </pic:pic>
              </a:graphicData>
            </a:graphic>
          </wp:inline>
        </w:drawing>
      </w:r>
    </w:p>
    <w:p w14:paraId="0733257E" w14:textId="49ECEA74" w:rsidR="001E24B2" w:rsidRDefault="001E24B2" w:rsidP="001E24B2">
      <w:pPr>
        <w:pStyle w:val="aff0"/>
      </w:pPr>
      <w:r w:rsidRPr="00697D4F">
        <w:t xml:space="preserve">Рисунок </w:t>
      </w:r>
      <w:r w:rsidR="0040354F">
        <w:fldChar w:fldCharType="begin"/>
      </w:r>
      <w:r w:rsidR="0040354F">
        <w:instrText xml:space="preserve"> SEQ Рисунок \* ARABIC </w:instrText>
      </w:r>
      <w:r w:rsidR="0040354F">
        <w:fldChar w:fldCharType="separate"/>
      </w:r>
      <w:r w:rsidR="00A53570">
        <w:rPr>
          <w:noProof/>
        </w:rPr>
        <w:t>2</w:t>
      </w:r>
      <w:r w:rsidR="0040354F">
        <w:fldChar w:fldCharType="end"/>
      </w:r>
      <w:r w:rsidRPr="00697D4F">
        <w:t xml:space="preserve">. Схема </w:t>
      </w:r>
      <w:r>
        <w:rPr>
          <w:lang w:val="ru-RU"/>
        </w:rPr>
        <w:t>вложенного</w:t>
      </w:r>
      <w:r w:rsidRPr="00697D4F">
        <w:t xml:space="preserve"> бизнес-процесса сервиса «Заявки</w:t>
      </w:r>
      <w:r>
        <w:rPr>
          <w:lang w:val="ru-RU"/>
        </w:rPr>
        <w:t xml:space="preserve"> на подбор персонала</w:t>
      </w:r>
      <w:r w:rsidRPr="00697D4F">
        <w:t>»</w:t>
      </w:r>
      <w:r w:rsidRPr="00EF45D8">
        <w:t xml:space="preserve"> </w:t>
      </w:r>
    </w:p>
    <w:p w14:paraId="7AFC0101" w14:textId="77777777" w:rsidR="00425E5E" w:rsidRDefault="00425E5E" w:rsidP="00425E5E">
      <w:pPr>
        <w:spacing w:before="0" w:after="160" w:line="259" w:lineRule="auto"/>
      </w:pPr>
      <w:bookmarkStart w:id="23" w:name="_Toc75163231"/>
      <w:bookmarkStart w:id="24" w:name="_Toc75429493"/>
      <w:bookmarkEnd w:id="23"/>
      <w:bookmarkEnd w:id="24"/>
    </w:p>
    <w:p w14:paraId="75CEAB39" w14:textId="170020EE" w:rsidR="006E5835" w:rsidRPr="00425E5E" w:rsidRDefault="4C274372" w:rsidP="00425E5E">
      <w:pPr>
        <w:pStyle w:val="1"/>
        <w:pageBreakBefore w:val="0"/>
        <w:ind w:left="391" w:hanging="391"/>
        <w:rPr>
          <w:rFonts w:eastAsia="Malgun Gothic"/>
          <w:lang w:eastAsia="ru-RU"/>
        </w:rPr>
      </w:pPr>
      <w:bookmarkStart w:id="25" w:name="_Toc79400109"/>
      <w:r w:rsidRPr="00425E5E">
        <w:rPr>
          <w:sz w:val="24"/>
          <w:szCs w:val="24"/>
        </w:rPr>
        <w:t>ФУНКЦИОНАЛЬНЫЕ</w:t>
      </w:r>
      <w:r w:rsidRPr="3BC781B9">
        <w:t xml:space="preserve"> ТРЕБОВАНИЯ</w:t>
      </w:r>
      <w:bookmarkEnd w:id="25"/>
    </w:p>
    <w:p w14:paraId="007FA20F" w14:textId="2DC7150A" w:rsidR="008E359F" w:rsidRPr="00CA1B11" w:rsidRDefault="00449769" w:rsidP="3BC781B9">
      <w:pPr>
        <w:pStyle w:val="2"/>
      </w:pPr>
      <w:bookmarkStart w:id="26" w:name="_Toc79400110"/>
      <w:r>
        <w:t>Описание сервиса</w:t>
      </w:r>
      <w:bookmarkEnd w:id="26"/>
    </w:p>
    <w:p w14:paraId="4A866838" w14:textId="141C97D1" w:rsidR="000D29AD" w:rsidRPr="00EF45D8" w:rsidRDefault="008417FF" w:rsidP="00017DB9">
      <w:pPr>
        <w:pStyle w:val="afa"/>
      </w:pPr>
      <w:r w:rsidRPr="008D59E6">
        <w:t xml:space="preserve">Переход </w:t>
      </w:r>
      <w:r w:rsidR="00C44E2B" w:rsidRPr="008D59E6">
        <w:t xml:space="preserve">на </w:t>
      </w:r>
      <w:r w:rsidR="001770EA" w:rsidRPr="008D59E6">
        <w:t>главную страницу</w:t>
      </w:r>
      <w:r w:rsidR="007D3595" w:rsidRPr="008D59E6">
        <w:t xml:space="preserve"> сервиса</w:t>
      </w:r>
      <w:r w:rsidRPr="008D59E6">
        <w:t xml:space="preserve"> «</w:t>
      </w:r>
      <w:r w:rsidR="001770EA" w:rsidRPr="008D59E6">
        <w:t>Заявки</w:t>
      </w:r>
      <w:r w:rsidR="00E17FAC">
        <w:t xml:space="preserve"> на подбор персонала</w:t>
      </w:r>
      <w:r w:rsidRPr="008D59E6">
        <w:t>»</w:t>
      </w:r>
      <w:r w:rsidR="00017DB9">
        <w:t xml:space="preserve"> </w:t>
      </w:r>
      <w:r w:rsidR="007D3595" w:rsidRPr="008D59E6">
        <w:t xml:space="preserve">возможно </w:t>
      </w:r>
      <w:r w:rsidR="00E63126">
        <w:t xml:space="preserve">осуществить с помощью </w:t>
      </w:r>
      <w:r w:rsidR="007D3595" w:rsidRPr="00EF45D8">
        <w:t>выбор</w:t>
      </w:r>
      <w:r w:rsidR="00E63126">
        <w:t>а</w:t>
      </w:r>
      <w:r w:rsidRPr="00EF45D8">
        <w:t xml:space="preserve"> </w:t>
      </w:r>
      <w:r w:rsidR="00F47DB4" w:rsidRPr="00EF45D8">
        <w:t>элемент</w:t>
      </w:r>
      <w:r w:rsidR="007D3595" w:rsidRPr="00EF45D8">
        <w:t>а</w:t>
      </w:r>
      <w:r w:rsidRPr="00EF45D8">
        <w:t xml:space="preserve"> «</w:t>
      </w:r>
      <w:r w:rsidR="001770EA" w:rsidRPr="00EF45D8">
        <w:t>Заявки</w:t>
      </w:r>
      <w:r w:rsidR="00B45AEF" w:rsidRPr="00EF45D8">
        <w:t>»</w:t>
      </w:r>
      <w:r w:rsidR="00F47DB4" w:rsidRPr="00EF45D8">
        <w:t xml:space="preserve"> в каталоге сервисов</w:t>
      </w:r>
      <w:r w:rsidR="00C44E2B" w:rsidRPr="00EF45D8">
        <w:t xml:space="preserve"> на уровне раздела «Работа</w:t>
      </w:r>
      <w:r w:rsidR="00D81722" w:rsidRPr="00EF45D8">
        <w:t>»</w:t>
      </w:r>
      <w:r w:rsidR="00CF5CD5">
        <w:t>.</w:t>
      </w:r>
    </w:p>
    <w:p w14:paraId="58C9D518" w14:textId="3B482F3E" w:rsidR="004A17A5" w:rsidRPr="00D15070" w:rsidRDefault="004A17A5" w:rsidP="006540DC">
      <w:pPr>
        <w:pStyle w:val="afa"/>
      </w:pPr>
      <w:r w:rsidRPr="00D15070">
        <w:t>Сервис «</w:t>
      </w:r>
      <w:r w:rsidR="001770EA">
        <w:t>Заявки</w:t>
      </w:r>
      <w:r w:rsidR="00605C50">
        <w:t xml:space="preserve"> на подбор персонала</w:t>
      </w:r>
      <w:r w:rsidRPr="00D15070">
        <w:t xml:space="preserve">» должен </w:t>
      </w:r>
      <w:r w:rsidR="007D3595">
        <w:t xml:space="preserve">предоставлять </w:t>
      </w:r>
      <w:r w:rsidR="00353483">
        <w:t>Автору заявки</w:t>
      </w:r>
      <w:r w:rsidR="0072247D">
        <w:t xml:space="preserve"> </w:t>
      </w:r>
      <w:r w:rsidR="007D3595">
        <w:t>следующие функции</w:t>
      </w:r>
      <w:r w:rsidRPr="00D15070">
        <w:t>:</w:t>
      </w:r>
    </w:p>
    <w:p w14:paraId="680CB5AF" w14:textId="3B43EF50" w:rsidR="00556E36" w:rsidRPr="00EF45D8" w:rsidRDefault="001770EA" w:rsidP="00E25FC5">
      <w:pPr>
        <w:pStyle w:val="ad"/>
        <w:numPr>
          <w:ilvl w:val="0"/>
          <w:numId w:val="5"/>
        </w:numPr>
        <w:rPr>
          <w:rFonts w:ascii="Times New Roman" w:hAnsi="Times New Roman" w:cs="Times New Roman"/>
          <w:sz w:val="24"/>
          <w:szCs w:val="24"/>
        </w:rPr>
      </w:pPr>
      <w:r>
        <w:rPr>
          <w:rFonts w:ascii="Times New Roman" w:hAnsi="Times New Roman" w:cs="Times New Roman"/>
          <w:sz w:val="24"/>
          <w:szCs w:val="24"/>
        </w:rPr>
        <w:t>Создание</w:t>
      </w:r>
      <w:r w:rsidRPr="00D15070">
        <w:rPr>
          <w:rFonts w:ascii="Times New Roman" w:hAnsi="Times New Roman" w:cs="Times New Roman"/>
          <w:sz w:val="24"/>
          <w:szCs w:val="24"/>
        </w:rPr>
        <w:t xml:space="preserve"> </w:t>
      </w:r>
      <w:r>
        <w:rPr>
          <w:rFonts w:ascii="Times New Roman" w:hAnsi="Times New Roman" w:cs="Times New Roman"/>
          <w:sz w:val="24"/>
          <w:szCs w:val="24"/>
        </w:rPr>
        <w:t>заявки</w:t>
      </w:r>
      <w:r>
        <w:rPr>
          <w:rFonts w:ascii="Times New Roman" w:hAnsi="Times New Roman" w:cs="Times New Roman"/>
          <w:sz w:val="24"/>
          <w:szCs w:val="24"/>
          <w:lang w:val="en-US"/>
        </w:rPr>
        <w:t>;</w:t>
      </w:r>
    </w:p>
    <w:p w14:paraId="4462D274" w14:textId="0398F1E5" w:rsidR="004A17A5" w:rsidRDefault="00B45AEF" w:rsidP="00E25FC5">
      <w:pPr>
        <w:pStyle w:val="ad"/>
        <w:numPr>
          <w:ilvl w:val="0"/>
          <w:numId w:val="5"/>
        </w:numPr>
        <w:rPr>
          <w:rFonts w:ascii="Times New Roman" w:hAnsi="Times New Roman" w:cs="Times New Roman"/>
          <w:sz w:val="24"/>
          <w:szCs w:val="24"/>
        </w:rPr>
      </w:pPr>
      <w:r w:rsidRPr="00D15070">
        <w:rPr>
          <w:rFonts w:ascii="Times New Roman" w:hAnsi="Times New Roman" w:cs="Times New Roman"/>
          <w:sz w:val="24"/>
          <w:szCs w:val="24"/>
        </w:rPr>
        <w:t>Просмотр списка</w:t>
      </w:r>
      <w:r w:rsidR="001770EA">
        <w:rPr>
          <w:rFonts w:ascii="Times New Roman" w:hAnsi="Times New Roman" w:cs="Times New Roman"/>
          <w:sz w:val="24"/>
          <w:szCs w:val="24"/>
        </w:rPr>
        <w:t xml:space="preserve"> поданных</w:t>
      </w:r>
      <w:r w:rsidR="00A42015">
        <w:rPr>
          <w:rFonts w:ascii="Times New Roman" w:hAnsi="Times New Roman" w:cs="Times New Roman"/>
          <w:sz w:val="24"/>
          <w:szCs w:val="24"/>
        </w:rPr>
        <w:t xml:space="preserve"> им</w:t>
      </w:r>
      <w:r w:rsidRPr="00D15070">
        <w:rPr>
          <w:rFonts w:ascii="Times New Roman" w:hAnsi="Times New Roman" w:cs="Times New Roman"/>
          <w:sz w:val="24"/>
          <w:szCs w:val="24"/>
        </w:rPr>
        <w:t xml:space="preserve"> </w:t>
      </w:r>
      <w:r w:rsidR="001770EA">
        <w:rPr>
          <w:rFonts w:ascii="Times New Roman" w:hAnsi="Times New Roman" w:cs="Times New Roman"/>
          <w:sz w:val="24"/>
          <w:szCs w:val="24"/>
        </w:rPr>
        <w:t>заявок</w:t>
      </w:r>
      <w:r w:rsidR="00A42015">
        <w:rPr>
          <w:rFonts w:ascii="Times New Roman" w:hAnsi="Times New Roman" w:cs="Times New Roman"/>
          <w:sz w:val="24"/>
          <w:szCs w:val="24"/>
        </w:rPr>
        <w:t>;</w:t>
      </w:r>
    </w:p>
    <w:p w14:paraId="2B644E82" w14:textId="01C7BEE6" w:rsidR="00CF5CD5" w:rsidRDefault="00A42015" w:rsidP="00E25FC5">
      <w:pPr>
        <w:pStyle w:val="ad"/>
        <w:numPr>
          <w:ilvl w:val="0"/>
          <w:numId w:val="5"/>
        </w:numPr>
        <w:rPr>
          <w:rFonts w:ascii="Times New Roman" w:hAnsi="Times New Roman" w:cs="Times New Roman"/>
          <w:sz w:val="24"/>
          <w:szCs w:val="24"/>
        </w:rPr>
      </w:pPr>
      <w:r>
        <w:rPr>
          <w:rFonts w:ascii="Times New Roman" w:hAnsi="Times New Roman" w:cs="Times New Roman"/>
          <w:sz w:val="24"/>
          <w:szCs w:val="24"/>
        </w:rPr>
        <w:t>Возможность закрывать</w:t>
      </w:r>
      <w:r w:rsidR="00CF5CD5">
        <w:rPr>
          <w:rFonts w:ascii="Times New Roman" w:hAnsi="Times New Roman" w:cs="Times New Roman"/>
          <w:sz w:val="24"/>
          <w:szCs w:val="24"/>
        </w:rPr>
        <w:t xml:space="preserve"> собственные заявки (</w:t>
      </w:r>
      <w:r>
        <w:rPr>
          <w:rFonts w:ascii="Times New Roman" w:hAnsi="Times New Roman" w:cs="Times New Roman"/>
          <w:sz w:val="24"/>
          <w:szCs w:val="24"/>
        </w:rPr>
        <w:t>подтверждать их исполнение</w:t>
      </w:r>
      <w:r w:rsidR="00CF5CD5">
        <w:rPr>
          <w:rFonts w:ascii="Times New Roman" w:hAnsi="Times New Roman" w:cs="Times New Roman"/>
          <w:sz w:val="24"/>
          <w:szCs w:val="24"/>
        </w:rPr>
        <w:t>)</w:t>
      </w:r>
      <w:r w:rsidR="0030768A">
        <w:rPr>
          <w:rFonts w:ascii="Times New Roman" w:hAnsi="Times New Roman" w:cs="Times New Roman"/>
          <w:sz w:val="24"/>
          <w:szCs w:val="24"/>
        </w:rPr>
        <w:t>;</w:t>
      </w:r>
    </w:p>
    <w:p w14:paraId="66F3293C" w14:textId="547BE9C1" w:rsidR="0030768A" w:rsidRDefault="0030768A" w:rsidP="00E25FC5">
      <w:pPr>
        <w:pStyle w:val="ad"/>
        <w:numPr>
          <w:ilvl w:val="0"/>
          <w:numId w:val="5"/>
        </w:numPr>
        <w:rPr>
          <w:rFonts w:ascii="Times New Roman" w:hAnsi="Times New Roman" w:cs="Times New Roman"/>
          <w:sz w:val="24"/>
          <w:szCs w:val="24"/>
        </w:rPr>
      </w:pPr>
      <w:r>
        <w:rPr>
          <w:rFonts w:ascii="Times New Roman" w:hAnsi="Times New Roman" w:cs="Times New Roman"/>
          <w:sz w:val="24"/>
          <w:szCs w:val="24"/>
        </w:rPr>
        <w:t>Получение уведомлений об изменении статуса заявки.</w:t>
      </w:r>
    </w:p>
    <w:p w14:paraId="22B9248F" w14:textId="77777777" w:rsidR="0030768A" w:rsidRDefault="0030768A" w:rsidP="0030768A">
      <w:pPr>
        <w:pStyle w:val="ad"/>
        <w:rPr>
          <w:rFonts w:ascii="Times New Roman" w:hAnsi="Times New Roman" w:cs="Times New Roman"/>
          <w:sz w:val="24"/>
          <w:szCs w:val="24"/>
        </w:rPr>
      </w:pPr>
    </w:p>
    <w:p w14:paraId="71A9C70C" w14:textId="176BBD18" w:rsidR="001770EA" w:rsidRPr="001770EA" w:rsidRDefault="001770EA" w:rsidP="006540DC">
      <w:pPr>
        <w:pStyle w:val="afa"/>
      </w:pPr>
      <w:r w:rsidRPr="001770EA">
        <w:t xml:space="preserve">Сервис «Заявки» </w:t>
      </w:r>
      <w:r w:rsidR="00F017B4" w:rsidRPr="00D15070">
        <w:t xml:space="preserve">должен </w:t>
      </w:r>
      <w:r w:rsidR="00F017B4">
        <w:t xml:space="preserve">предоставлять </w:t>
      </w:r>
      <w:r w:rsidR="00CF5CD5">
        <w:t>Аккаунту</w:t>
      </w:r>
      <w:r w:rsidR="0072247D">
        <w:t xml:space="preserve"> </w:t>
      </w:r>
      <w:r w:rsidR="00F017B4">
        <w:t>следующие функции по обработке поступивших заявок</w:t>
      </w:r>
      <w:r w:rsidRPr="001770EA">
        <w:t>:</w:t>
      </w:r>
    </w:p>
    <w:p w14:paraId="44582940" w14:textId="672053B4" w:rsidR="00884F6B" w:rsidRDefault="00605C50"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Просмотр списка заявок, переданных</w:t>
      </w:r>
      <w:r w:rsidR="0030768A">
        <w:rPr>
          <w:rFonts w:ascii="Times New Roman" w:hAnsi="Times New Roman" w:cs="Times New Roman"/>
          <w:sz w:val="24"/>
          <w:szCs w:val="24"/>
        </w:rPr>
        <w:t xml:space="preserve"> ему</w:t>
      </w:r>
      <w:r>
        <w:rPr>
          <w:rFonts w:ascii="Times New Roman" w:hAnsi="Times New Roman" w:cs="Times New Roman"/>
          <w:sz w:val="24"/>
          <w:szCs w:val="24"/>
        </w:rPr>
        <w:t xml:space="preserve"> на исполнение;</w:t>
      </w:r>
    </w:p>
    <w:p w14:paraId="5E380072" w14:textId="114A5FEC" w:rsidR="00017DB9" w:rsidRPr="00017DB9" w:rsidRDefault="00017DB9"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Просмотр карточки заявки, переданной ему на исполнение;</w:t>
      </w:r>
    </w:p>
    <w:p w14:paraId="5618DBFF" w14:textId="1B420528" w:rsidR="0030768A" w:rsidRDefault="0030768A"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Получение уведомлений</w:t>
      </w:r>
      <w:r w:rsidR="00580C3D">
        <w:rPr>
          <w:rFonts w:ascii="Times New Roman" w:hAnsi="Times New Roman" w:cs="Times New Roman"/>
          <w:sz w:val="24"/>
          <w:szCs w:val="24"/>
        </w:rPr>
        <w:t xml:space="preserve"> о поступлении новых заявок на исполнение;</w:t>
      </w:r>
    </w:p>
    <w:p w14:paraId="4ECC954A" w14:textId="0D04656A" w:rsidR="00017DB9" w:rsidRDefault="00017DB9"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Делегирование исполнения заявки;</w:t>
      </w:r>
    </w:p>
    <w:p w14:paraId="4806956A" w14:textId="4D6463DF" w:rsidR="00833D29" w:rsidRPr="00833D29" w:rsidRDefault="00CF5CD5"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Согласование и отклонение заявки</w:t>
      </w:r>
      <w:r w:rsidR="00833D29">
        <w:rPr>
          <w:rFonts w:ascii="Times New Roman" w:hAnsi="Times New Roman" w:cs="Times New Roman"/>
          <w:sz w:val="24"/>
          <w:szCs w:val="24"/>
        </w:rPr>
        <w:t>;</w:t>
      </w:r>
    </w:p>
    <w:p w14:paraId="3F9EE2AB" w14:textId="1F583CFA" w:rsidR="00833D29" w:rsidRPr="00833D29" w:rsidRDefault="00833D29" w:rsidP="00E25FC5">
      <w:pPr>
        <w:pStyle w:val="ad"/>
        <w:numPr>
          <w:ilvl w:val="0"/>
          <w:numId w:val="4"/>
        </w:numPr>
        <w:rPr>
          <w:rFonts w:ascii="Times New Roman" w:hAnsi="Times New Roman" w:cs="Times New Roman"/>
          <w:sz w:val="24"/>
          <w:szCs w:val="24"/>
        </w:rPr>
      </w:pPr>
      <w:r w:rsidRPr="00833D29">
        <w:rPr>
          <w:rFonts w:ascii="Times New Roman" w:hAnsi="Times New Roman" w:cs="Times New Roman"/>
          <w:sz w:val="24"/>
          <w:szCs w:val="24"/>
        </w:rPr>
        <w:t>Просмотр страницы «Реестр заявок на подбор. Аккаунт»</w:t>
      </w:r>
      <w:r>
        <w:rPr>
          <w:rFonts w:ascii="Times New Roman" w:hAnsi="Times New Roman" w:cs="Times New Roman"/>
          <w:sz w:val="24"/>
          <w:szCs w:val="24"/>
        </w:rPr>
        <w:t>.</w:t>
      </w:r>
    </w:p>
    <w:p w14:paraId="43A51128" w14:textId="77777777" w:rsidR="00833D29" w:rsidRDefault="00833D29" w:rsidP="00833D29">
      <w:pPr>
        <w:pStyle w:val="ad"/>
        <w:rPr>
          <w:rFonts w:ascii="Times New Roman" w:hAnsi="Times New Roman" w:cs="Times New Roman"/>
          <w:sz w:val="24"/>
          <w:szCs w:val="24"/>
        </w:rPr>
      </w:pPr>
    </w:p>
    <w:p w14:paraId="57A4F965" w14:textId="77777777" w:rsidR="0030768A" w:rsidRPr="0030768A" w:rsidRDefault="0030768A" w:rsidP="0030768A">
      <w:pPr>
        <w:rPr>
          <w:rFonts w:ascii="Times New Roman" w:hAnsi="Times New Roman" w:cs="Times New Roman"/>
          <w:sz w:val="24"/>
          <w:szCs w:val="24"/>
        </w:rPr>
      </w:pPr>
    </w:p>
    <w:p w14:paraId="73DF8959" w14:textId="2D7FEEA5" w:rsidR="0072247D" w:rsidRPr="001770EA" w:rsidRDefault="0072247D" w:rsidP="0072247D">
      <w:pPr>
        <w:pStyle w:val="afa"/>
      </w:pPr>
      <w:r w:rsidRPr="001770EA">
        <w:lastRenderedPageBreak/>
        <w:t xml:space="preserve">Сервис «Заявки» </w:t>
      </w:r>
      <w:r w:rsidRPr="00D15070">
        <w:t xml:space="preserve">должен </w:t>
      </w:r>
      <w:r>
        <w:t xml:space="preserve">предоставлять </w:t>
      </w:r>
      <w:r w:rsidR="007922EC">
        <w:t>Г</w:t>
      </w:r>
      <w:r>
        <w:t>лавному рекрутеру следующие функции</w:t>
      </w:r>
      <w:r w:rsidRPr="001770EA">
        <w:t>:</w:t>
      </w:r>
    </w:p>
    <w:p w14:paraId="61A514DD" w14:textId="4778C31B" w:rsidR="0072247D" w:rsidRDefault="0072247D"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Просмотр списка все</w:t>
      </w:r>
      <w:r w:rsidR="00C2547C">
        <w:rPr>
          <w:rFonts w:ascii="Times New Roman" w:hAnsi="Times New Roman" w:cs="Times New Roman"/>
          <w:sz w:val="24"/>
          <w:szCs w:val="24"/>
        </w:rPr>
        <w:t>х поданных</w:t>
      </w:r>
      <w:r>
        <w:rPr>
          <w:rFonts w:ascii="Times New Roman" w:hAnsi="Times New Roman" w:cs="Times New Roman"/>
          <w:sz w:val="24"/>
          <w:szCs w:val="24"/>
        </w:rPr>
        <w:t xml:space="preserve"> заявок;</w:t>
      </w:r>
    </w:p>
    <w:p w14:paraId="7EE1B0CE" w14:textId="33FCD97C" w:rsidR="00B82E6F" w:rsidRPr="0094795B" w:rsidRDefault="00B82E6F" w:rsidP="00E25FC5">
      <w:pPr>
        <w:pStyle w:val="ad"/>
        <w:numPr>
          <w:ilvl w:val="0"/>
          <w:numId w:val="4"/>
        </w:numPr>
        <w:rPr>
          <w:rFonts w:ascii="Times New Roman" w:hAnsi="Times New Roman" w:cs="Times New Roman"/>
          <w:sz w:val="24"/>
          <w:szCs w:val="24"/>
        </w:rPr>
      </w:pPr>
      <w:r w:rsidRPr="0094795B">
        <w:rPr>
          <w:rFonts w:ascii="Times New Roman" w:hAnsi="Times New Roman" w:cs="Times New Roman"/>
          <w:sz w:val="24"/>
          <w:szCs w:val="24"/>
          <w:rPrChange w:id="27" w:author="Инна Карелина" w:date="2021-08-11T15:21:00Z">
            <w:rPr>
              <w:rFonts w:ascii="Times New Roman" w:hAnsi="Times New Roman" w:cs="Times New Roman"/>
              <w:strike/>
              <w:sz w:val="24"/>
              <w:szCs w:val="24"/>
            </w:rPr>
          </w:rPrChange>
        </w:rPr>
        <w:t>Получение уведомлений</w:t>
      </w:r>
      <w:r w:rsidRPr="0094795B">
        <w:rPr>
          <w:rFonts w:ascii="Times New Roman" w:hAnsi="Times New Roman" w:cs="Times New Roman"/>
          <w:sz w:val="24"/>
          <w:szCs w:val="24"/>
        </w:rPr>
        <w:t>;</w:t>
      </w:r>
      <w:r w:rsidR="00833D29" w:rsidRPr="0094795B">
        <w:rPr>
          <w:rFonts w:ascii="Times New Roman" w:hAnsi="Times New Roman" w:cs="Times New Roman"/>
          <w:sz w:val="24"/>
          <w:szCs w:val="24"/>
        </w:rPr>
        <w:t xml:space="preserve"> </w:t>
      </w:r>
    </w:p>
    <w:p w14:paraId="008D5024" w14:textId="77777777" w:rsidR="00811D3D" w:rsidRDefault="0072247D"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Просмотр карточки заявки</w:t>
      </w:r>
      <w:r w:rsidR="00811D3D">
        <w:rPr>
          <w:rFonts w:ascii="Times New Roman" w:hAnsi="Times New Roman" w:cs="Times New Roman"/>
          <w:sz w:val="24"/>
          <w:szCs w:val="24"/>
        </w:rPr>
        <w:t>;</w:t>
      </w:r>
    </w:p>
    <w:p w14:paraId="151E541B" w14:textId="27F8DC5B" w:rsidR="0072247D" w:rsidRDefault="00811D3D"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С</w:t>
      </w:r>
      <w:r w:rsidR="00CF5CD5">
        <w:rPr>
          <w:rFonts w:ascii="Times New Roman" w:hAnsi="Times New Roman" w:cs="Times New Roman"/>
          <w:sz w:val="24"/>
          <w:szCs w:val="24"/>
        </w:rPr>
        <w:t>огласование</w:t>
      </w:r>
      <w:r>
        <w:rPr>
          <w:rFonts w:ascii="Times New Roman" w:hAnsi="Times New Roman" w:cs="Times New Roman"/>
          <w:sz w:val="24"/>
          <w:szCs w:val="24"/>
        </w:rPr>
        <w:t xml:space="preserve"> заявки</w:t>
      </w:r>
      <w:r w:rsidR="00CF5CD5">
        <w:rPr>
          <w:rFonts w:ascii="Times New Roman" w:hAnsi="Times New Roman" w:cs="Times New Roman"/>
          <w:sz w:val="24"/>
          <w:szCs w:val="24"/>
        </w:rPr>
        <w:t xml:space="preserve"> </w:t>
      </w:r>
      <w:r w:rsidR="0072247D">
        <w:rPr>
          <w:rFonts w:ascii="Times New Roman" w:hAnsi="Times New Roman" w:cs="Times New Roman"/>
          <w:sz w:val="24"/>
          <w:szCs w:val="24"/>
        </w:rPr>
        <w:t xml:space="preserve">и </w:t>
      </w:r>
      <w:r>
        <w:rPr>
          <w:rFonts w:ascii="Times New Roman" w:hAnsi="Times New Roman" w:cs="Times New Roman"/>
          <w:sz w:val="24"/>
          <w:szCs w:val="24"/>
        </w:rPr>
        <w:t>назначение</w:t>
      </w:r>
      <w:r w:rsidR="0072247D">
        <w:rPr>
          <w:rFonts w:ascii="Times New Roman" w:hAnsi="Times New Roman" w:cs="Times New Roman"/>
          <w:sz w:val="24"/>
          <w:szCs w:val="24"/>
        </w:rPr>
        <w:t xml:space="preserve"> исполнителя (рекрутера)</w:t>
      </w:r>
      <w:r w:rsidR="00365CD1">
        <w:rPr>
          <w:rFonts w:ascii="Times New Roman" w:hAnsi="Times New Roman" w:cs="Times New Roman"/>
          <w:sz w:val="24"/>
          <w:szCs w:val="24"/>
        </w:rPr>
        <w:t>;</w:t>
      </w:r>
    </w:p>
    <w:p w14:paraId="112A6814" w14:textId="1E9DD327" w:rsidR="00E17FAC" w:rsidRDefault="00E17FAC"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Редактирование атрибутов полей карточки заявки;</w:t>
      </w:r>
    </w:p>
    <w:p w14:paraId="706C083A" w14:textId="053E5962" w:rsidR="00CF5CD5" w:rsidRDefault="00CF5CD5"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 xml:space="preserve">Возможность отправлять уведомление </w:t>
      </w:r>
      <w:r w:rsidR="00017DB9">
        <w:rPr>
          <w:rFonts w:ascii="Times New Roman" w:hAnsi="Times New Roman" w:cs="Times New Roman"/>
          <w:sz w:val="24"/>
          <w:szCs w:val="24"/>
        </w:rPr>
        <w:t>руководителям</w:t>
      </w:r>
      <w:r>
        <w:rPr>
          <w:rFonts w:ascii="Times New Roman" w:hAnsi="Times New Roman" w:cs="Times New Roman"/>
          <w:sz w:val="24"/>
          <w:szCs w:val="24"/>
        </w:rPr>
        <w:t xml:space="preserve"> для внутре</w:t>
      </w:r>
      <w:r w:rsidR="00A42015">
        <w:rPr>
          <w:rFonts w:ascii="Times New Roman" w:hAnsi="Times New Roman" w:cs="Times New Roman"/>
          <w:sz w:val="24"/>
          <w:szCs w:val="24"/>
        </w:rPr>
        <w:t>ннего согласования заявки.</w:t>
      </w:r>
    </w:p>
    <w:p w14:paraId="1CC6C420" w14:textId="77777777" w:rsidR="00A42015" w:rsidRDefault="00A42015"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Возможность приостановить работу по заявке;</w:t>
      </w:r>
    </w:p>
    <w:p w14:paraId="3127A78C" w14:textId="67C17E19" w:rsidR="00833D29" w:rsidRPr="00833D29" w:rsidRDefault="00A42015"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Возможность отклонения заявки, которая</w:t>
      </w:r>
      <w:r w:rsidR="00017DB9">
        <w:rPr>
          <w:rFonts w:ascii="Times New Roman" w:hAnsi="Times New Roman" w:cs="Times New Roman"/>
          <w:sz w:val="24"/>
          <w:szCs w:val="24"/>
        </w:rPr>
        <w:t xml:space="preserve"> уже</w:t>
      </w:r>
      <w:r>
        <w:rPr>
          <w:rFonts w:ascii="Times New Roman" w:hAnsi="Times New Roman" w:cs="Times New Roman"/>
          <w:sz w:val="24"/>
          <w:szCs w:val="24"/>
        </w:rPr>
        <w:t xml:space="preserve"> находится на исполнении у Рекрутера</w:t>
      </w:r>
      <w:r w:rsidR="00833D29">
        <w:rPr>
          <w:rFonts w:ascii="Times New Roman" w:hAnsi="Times New Roman" w:cs="Times New Roman"/>
          <w:sz w:val="24"/>
          <w:szCs w:val="24"/>
        </w:rPr>
        <w:t>;</w:t>
      </w:r>
    </w:p>
    <w:p w14:paraId="59536F7A" w14:textId="0DCD24D0" w:rsidR="00833D29" w:rsidRPr="00833D29" w:rsidRDefault="00833D29" w:rsidP="00E25FC5">
      <w:pPr>
        <w:pStyle w:val="ad"/>
        <w:numPr>
          <w:ilvl w:val="0"/>
          <w:numId w:val="4"/>
        </w:numPr>
        <w:rPr>
          <w:rFonts w:ascii="Times New Roman" w:hAnsi="Times New Roman" w:cs="Times New Roman"/>
          <w:sz w:val="24"/>
          <w:szCs w:val="24"/>
        </w:rPr>
      </w:pPr>
      <w:r w:rsidRPr="00833D29">
        <w:rPr>
          <w:rFonts w:ascii="Times New Roman" w:hAnsi="Times New Roman" w:cs="Times New Roman"/>
          <w:sz w:val="24"/>
          <w:szCs w:val="24"/>
        </w:rPr>
        <w:t>Просмотр страницы «Реестр заявок на подбор. Главный рекрутер»</w:t>
      </w:r>
      <w:r>
        <w:rPr>
          <w:rFonts w:ascii="Times New Roman" w:hAnsi="Times New Roman" w:cs="Times New Roman"/>
          <w:sz w:val="24"/>
          <w:szCs w:val="24"/>
        </w:rPr>
        <w:t>.</w:t>
      </w:r>
    </w:p>
    <w:p w14:paraId="73ED2E54" w14:textId="77777777" w:rsidR="00833D29" w:rsidRDefault="00833D29" w:rsidP="00833D29">
      <w:pPr>
        <w:pStyle w:val="ad"/>
        <w:rPr>
          <w:rFonts w:ascii="Times New Roman" w:hAnsi="Times New Roman" w:cs="Times New Roman"/>
          <w:sz w:val="24"/>
          <w:szCs w:val="24"/>
        </w:rPr>
      </w:pPr>
    </w:p>
    <w:p w14:paraId="124F432F" w14:textId="77777777" w:rsidR="00365CD1" w:rsidRPr="00811D3D" w:rsidRDefault="00365CD1" w:rsidP="00811D3D">
      <w:pPr>
        <w:rPr>
          <w:rFonts w:ascii="Times New Roman" w:hAnsi="Times New Roman" w:cs="Times New Roman"/>
          <w:sz w:val="24"/>
          <w:szCs w:val="24"/>
        </w:rPr>
      </w:pPr>
    </w:p>
    <w:p w14:paraId="414F9FD3" w14:textId="3D216F64" w:rsidR="00A774AA" w:rsidRPr="001770EA" w:rsidRDefault="00A774AA" w:rsidP="00A774AA">
      <w:pPr>
        <w:pStyle w:val="afa"/>
      </w:pPr>
      <w:r w:rsidRPr="001770EA">
        <w:t xml:space="preserve">Сервис «Заявки» </w:t>
      </w:r>
      <w:r w:rsidRPr="00D15070">
        <w:t xml:space="preserve">должен </w:t>
      </w:r>
      <w:r>
        <w:t xml:space="preserve">предоставлять </w:t>
      </w:r>
      <w:r w:rsidR="007922EC">
        <w:t>Р</w:t>
      </w:r>
      <w:r>
        <w:t>екрутеру следующие функции по обработке поступивших заявок</w:t>
      </w:r>
      <w:r w:rsidRPr="001770EA">
        <w:t>:</w:t>
      </w:r>
    </w:p>
    <w:p w14:paraId="4DDC94F9" w14:textId="4728CD0D" w:rsidR="00A774AA" w:rsidRDefault="00A774AA"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 xml:space="preserve">Просмотр списка заявок, переданных </w:t>
      </w:r>
      <w:r w:rsidR="00A42015">
        <w:rPr>
          <w:rFonts w:ascii="Times New Roman" w:hAnsi="Times New Roman" w:cs="Times New Roman"/>
          <w:sz w:val="24"/>
          <w:szCs w:val="24"/>
        </w:rPr>
        <w:t xml:space="preserve">ему </w:t>
      </w:r>
      <w:r>
        <w:rPr>
          <w:rFonts w:ascii="Times New Roman" w:hAnsi="Times New Roman" w:cs="Times New Roman"/>
          <w:sz w:val="24"/>
          <w:szCs w:val="24"/>
        </w:rPr>
        <w:t>на исполнение;</w:t>
      </w:r>
    </w:p>
    <w:p w14:paraId="33559D7B" w14:textId="2E71E764" w:rsidR="0072247D" w:rsidRDefault="00A42015" w:rsidP="00E25FC5">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Исполнение</w:t>
      </w:r>
      <w:r w:rsidR="00A774AA">
        <w:rPr>
          <w:rFonts w:ascii="Times New Roman" w:hAnsi="Times New Roman" w:cs="Times New Roman"/>
          <w:sz w:val="24"/>
          <w:szCs w:val="24"/>
        </w:rPr>
        <w:t xml:space="preserve"> заявки</w:t>
      </w:r>
      <w:r>
        <w:rPr>
          <w:rFonts w:ascii="Times New Roman" w:hAnsi="Times New Roman" w:cs="Times New Roman"/>
          <w:sz w:val="24"/>
          <w:szCs w:val="24"/>
        </w:rPr>
        <w:t>;</w:t>
      </w:r>
    </w:p>
    <w:p w14:paraId="62C6A165" w14:textId="14876714" w:rsidR="00E17FAC" w:rsidRPr="00E17FAC" w:rsidRDefault="00E17FAC" w:rsidP="00E17FAC">
      <w:pPr>
        <w:pStyle w:val="ad"/>
        <w:numPr>
          <w:ilvl w:val="0"/>
          <w:numId w:val="4"/>
        </w:numPr>
        <w:rPr>
          <w:rFonts w:ascii="Times New Roman" w:hAnsi="Times New Roman" w:cs="Times New Roman"/>
          <w:sz w:val="24"/>
          <w:szCs w:val="24"/>
        </w:rPr>
      </w:pPr>
      <w:r>
        <w:rPr>
          <w:rFonts w:ascii="Times New Roman" w:hAnsi="Times New Roman" w:cs="Times New Roman"/>
          <w:sz w:val="24"/>
          <w:szCs w:val="24"/>
        </w:rPr>
        <w:t>Редактирование атрибутов полей карточки заявки;</w:t>
      </w:r>
    </w:p>
    <w:p w14:paraId="3DE8ED25" w14:textId="4A0D94A2" w:rsidR="00811D3D" w:rsidRPr="00811D3D" w:rsidRDefault="00811D3D" w:rsidP="00E25FC5">
      <w:pPr>
        <w:pStyle w:val="ad"/>
        <w:numPr>
          <w:ilvl w:val="0"/>
          <w:numId w:val="4"/>
        </w:numPr>
        <w:rPr>
          <w:rFonts w:ascii="Times New Roman" w:hAnsi="Times New Roman" w:cs="Times New Roman"/>
          <w:sz w:val="24"/>
          <w:szCs w:val="24"/>
        </w:rPr>
      </w:pPr>
      <w:commentRangeStart w:id="28"/>
      <w:r w:rsidRPr="00811D3D">
        <w:rPr>
          <w:rFonts w:ascii="Times New Roman" w:hAnsi="Times New Roman" w:cs="Times New Roman"/>
          <w:sz w:val="24"/>
          <w:szCs w:val="24"/>
        </w:rPr>
        <w:t>Просмотр страницы «Реестр заявок на подбор. Рекрутер»;</w:t>
      </w:r>
      <w:commentRangeEnd w:id="28"/>
      <w:r w:rsidR="00976FBD">
        <w:rPr>
          <w:rStyle w:val="afb"/>
        </w:rPr>
        <w:commentReference w:id="28"/>
      </w:r>
    </w:p>
    <w:p w14:paraId="265442D4" w14:textId="0DB18C66" w:rsidR="00A42015" w:rsidRPr="00194C9C" w:rsidRDefault="00811D3D" w:rsidP="00E25FC5">
      <w:pPr>
        <w:pStyle w:val="ad"/>
        <w:numPr>
          <w:ilvl w:val="0"/>
          <w:numId w:val="4"/>
        </w:numPr>
        <w:rPr>
          <w:rFonts w:ascii="Times New Roman" w:hAnsi="Times New Roman" w:cs="Times New Roman"/>
          <w:sz w:val="24"/>
          <w:szCs w:val="24"/>
        </w:rPr>
      </w:pPr>
      <w:r w:rsidRPr="00811D3D">
        <w:rPr>
          <w:rFonts w:ascii="Times New Roman" w:hAnsi="Times New Roman" w:cs="Times New Roman"/>
          <w:sz w:val="24"/>
          <w:szCs w:val="24"/>
        </w:rPr>
        <w:t>Просмотр страницы «Реестр заявок на подбор. Главный рекрутер»</w:t>
      </w:r>
      <w:r>
        <w:rPr>
          <w:rFonts w:ascii="Times New Roman" w:hAnsi="Times New Roman" w:cs="Times New Roman"/>
          <w:sz w:val="24"/>
          <w:szCs w:val="24"/>
        </w:rPr>
        <w:t>.</w:t>
      </w:r>
    </w:p>
    <w:p w14:paraId="3691FCC6" w14:textId="538874B4" w:rsidR="00A57D9E" w:rsidRDefault="00A57D9E" w:rsidP="00A57D9E">
      <w:pPr>
        <w:rPr>
          <w:rFonts w:ascii="Times New Roman" w:hAnsi="Times New Roman" w:cs="Times New Roman"/>
          <w:sz w:val="24"/>
          <w:szCs w:val="24"/>
        </w:rPr>
      </w:pPr>
    </w:p>
    <w:p w14:paraId="34F201CC" w14:textId="1383AA83" w:rsidR="00A57D9E" w:rsidRDefault="00A57D9E" w:rsidP="00A57D9E">
      <w:pPr>
        <w:pStyle w:val="afa"/>
      </w:pPr>
      <w:r>
        <w:t>В рамках работы сервиса должны быть введены следующие статусы заявок:</w:t>
      </w:r>
    </w:p>
    <w:p w14:paraId="3D3128FA" w14:textId="77777777" w:rsidR="00017DB9" w:rsidRDefault="00017DB9" w:rsidP="00A57D9E">
      <w:pPr>
        <w:pStyle w:val="afa"/>
      </w:pPr>
    </w:p>
    <w:p w14:paraId="5EA85FE5" w14:textId="57BE23DC" w:rsidR="00017DB9" w:rsidRDefault="00017DB9" w:rsidP="00A53570">
      <w:pPr>
        <w:pStyle w:val="af5"/>
      </w:pPr>
      <w:r>
        <w:t xml:space="preserve">Таблица </w:t>
      </w:r>
      <w:r>
        <w:fldChar w:fldCharType="begin"/>
      </w:r>
      <w:r>
        <w:instrText>SEQ Таблица \* ARABIC</w:instrText>
      </w:r>
      <w:r>
        <w:fldChar w:fldCharType="separate"/>
      </w:r>
      <w:r w:rsidR="00074981">
        <w:rPr>
          <w:noProof/>
        </w:rPr>
        <w:t>5</w:t>
      </w:r>
      <w:r>
        <w:fldChar w:fldCharType="end"/>
      </w:r>
      <w:r>
        <w:t>. Статусы заявок</w:t>
      </w:r>
    </w:p>
    <w:tbl>
      <w:tblPr>
        <w:tblW w:w="9639" w:type="dxa"/>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3686"/>
        <w:gridCol w:w="5953"/>
      </w:tblGrid>
      <w:tr w:rsidR="00A57D9E" w:rsidRPr="00D15070" w14:paraId="1C90A1BF" w14:textId="77777777" w:rsidTr="00A57D9E">
        <w:trPr>
          <w:tblHeader/>
        </w:trPr>
        <w:tc>
          <w:tcPr>
            <w:tcW w:w="3686" w:type="dxa"/>
            <w:tcBorders>
              <w:top w:val="single" w:sz="12" w:space="0" w:color="999999"/>
              <w:bottom w:val="single" w:sz="12" w:space="0" w:color="999999"/>
            </w:tcBorders>
            <w:shd w:val="clear" w:color="auto" w:fill="E6E6E6"/>
          </w:tcPr>
          <w:p w14:paraId="5C7DE5D6" w14:textId="293A51A3" w:rsidR="00A57D9E" w:rsidRPr="00D15070" w:rsidRDefault="00A57D9E" w:rsidP="0011364A">
            <w:pPr>
              <w:rPr>
                <w:rFonts w:ascii="Times New Roman" w:hAnsi="Times New Roman" w:cs="Times New Roman"/>
                <w:b/>
                <w:sz w:val="24"/>
                <w:szCs w:val="24"/>
              </w:rPr>
            </w:pPr>
            <w:r>
              <w:rPr>
                <w:rFonts w:ascii="Times New Roman" w:hAnsi="Times New Roman" w:cs="Times New Roman"/>
                <w:b/>
                <w:sz w:val="24"/>
                <w:szCs w:val="24"/>
              </w:rPr>
              <w:t>Название статуса</w:t>
            </w:r>
          </w:p>
        </w:tc>
        <w:tc>
          <w:tcPr>
            <w:tcW w:w="5953" w:type="dxa"/>
            <w:tcBorders>
              <w:top w:val="single" w:sz="12" w:space="0" w:color="999999"/>
              <w:bottom w:val="single" w:sz="12" w:space="0" w:color="999999"/>
            </w:tcBorders>
            <w:shd w:val="clear" w:color="auto" w:fill="E6E6E6"/>
          </w:tcPr>
          <w:p w14:paraId="12994249" w14:textId="39C4FBB0" w:rsidR="00A57D9E" w:rsidRPr="00D15070" w:rsidRDefault="00A57D9E" w:rsidP="0011364A">
            <w:pPr>
              <w:rPr>
                <w:rFonts w:ascii="Times New Roman" w:hAnsi="Times New Roman" w:cs="Times New Roman"/>
                <w:b/>
                <w:sz w:val="24"/>
                <w:szCs w:val="24"/>
              </w:rPr>
            </w:pPr>
            <w:r>
              <w:rPr>
                <w:rFonts w:ascii="Times New Roman" w:hAnsi="Times New Roman" w:cs="Times New Roman"/>
                <w:b/>
                <w:sz w:val="24"/>
                <w:szCs w:val="24"/>
              </w:rPr>
              <w:t>Описание</w:t>
            </w:r>
            <w:r w:rsidRPr="00D15070">
              <w:rPr>
                <w:rFonts w:ascii="Times New Roman" w:hAnsi="Times New Roman" w:cs="Times New Roman"/>
                <w:b/>
                <w:sz w:val="24"/>
                <w:szCs w:val="24"/>
              </w:rPr>
              <w:t xml:space="preserve"> </w:t>
            </w:r>
          </w:p>
        </w:tc>
      </w:tr>
      <w:tr w:rsidR="00A57D9E" w:rsidRPr="00D15070" w:rsidDel="000843D6" w14:paraId="37D9D92A" w14:textId="77777777" w:rsidTr="00A57D9E">
        <w:tc>
          <w:tcPr>
            <w:tcW w:w="3686" w:type="dxa"/>
            <w:tcBorders>
              <w:top w:val="single" w:sz="8" w:space="0" w:color="999999"/>
              <w:bottom w:val="single" w:sz="8" w:space="0" w:color="999999"/>
            </w:tcBorders>
          </w:tcPr>
          <w:p w14:paraId="7399CAD7" w14:textId="03852859" w:rsidR="00A57D9E" w:rsidRPr="00D15070" w:rsidRDefault="00A57D9E" w:rsidP="0011364A">
            <w:pPr>
              <w:rPr>
                <w:rFonts w:ascii="Times New Roman" w:hAnsi="Times New Roman" w:cs="Times New Roman"/>
                <w:sz w:val="24"/>
                <w:szCs w:val="24"/>
              </w:rPr>
            </w:pPr>
            <w:bookmarkStart w:id="29" w:name="_Hlk79070837"/>
            <w:r w:rsidRPr="00A57D9E">
              <w:rPr>
                <w:rFonts w:ascii="Times New Roman" w:hAnsi="Times New Roman" w:cs="Times New Roman"/>
                <w:sz w:val="24"/>
                <w:szCs w:val="24"/>
              </w:rPr>
              <w:t>На рассмотрении</w:t>
            </w:r>
          </w:p>
        </w:tc>
        <w:tc>
          <w:tcPr>
            <w:tcW w:w="5953" w:type="dxa"/>
            <w:tcBorders>
              <w:top w:val="single" w:sz="8" w:space="0" w:color="999999"/>
              <w:bottom w:val="single" w:sz="8" w:space="0" w:color="999999"/>
            </w:tcBorders>
            <w:shd w:val="clear" w:color="auto" w:fill="auto"/>
          </w:tcPr>
          <w:p w14:paraId="14C3D548" w14:textId="0E76AC9C" w:rsidR="00A57D9E" w:rsidRPr="003C0978" w:rsidDel="000843D6" w:rsidRDefault="00A57D9E" w:rsidP="0011364A">
            <w:pPr>
              <w:rPr>
                <w:rFonts w:ascii="Times New Roman" w:hAnsi="Times New Roman" w:cs="Times New Roman"/>
                <w:sz w:val="24"/>
                <w:szCs w:val="24"/>
              </w:rPr>
            </w:pPr>
            <w:r>
              <w:rPr>
                <w:rFonts w:ascii="Times New Roman" w:hAnsi="Times New Roman" w:cs="Times New Roman"/>
                <w:sz w:val="24"/>
                <w:szCs w:val="24"/>
              </w:rPr>
              <w:t>Заявка находится в стадии ожидания рассмотрения у исполнителя</w:t>
            </w:r>
            <w:r w:rsidR="00017DB9">
              <w:rPr>
                <w:rFonts w:ascii="Times New Roman" w:hAnsi="Times New Roman" w:cs="Times New Roman"/>
                <w:sz w:val="24"/>
                <w:szCs w:val="24"/>
              </w:rPr>
              <w:t xml:space="preserve"> (Аккаунта)</w:t>
            </w:r>
          </w:p>
        </w:tc>
      </w:tr>
      <w:tr w:rsidR="00A57D9E" w:rsidRPr="00D15070" w:rsidDel="000843D6" w14:paraId="6080F4CF" w14:textId="77777777" w:rsidTr="00A57D9E">
        <w:tc>
          <w:tcPr>
            <w:tcW w:w="3686" w:type="dxa"/>
            <w:tcBorders>
              <w:top w:val="single" w:sz="8" w:space="0" w:color="999999"/>
              <w:bottom w:val="single" w:sz="8" w:space="0" w:color="999999"/>
            </w:tcBorders>
          </w:tcPr>
          <w:p w14:paraId="3B6CE7F7" w14:textId="3940394C" w:rsidR="00A57D9E" w:rsidRPr="00D15070" w:rsidRDefault="00A57D9E" w:rsidP="0011364A">
            <w:pPr>
              <w:rPr>
                <w:rFonts w:ascii="Times New Roman" w:hAnsi="Times New Roman" w:cs="Times New Roman"/>
                <w:sz w:val="24"/>
                <w:szCs w:val="24"/>
              </w:rPr>
            </w:pPr>
            <w:r w:rsidRPr="00A57D9E">
              <w:rPr>
                <w:rFonts w:ascii="Times New Roman" w:hAnsi="Times New Roman" w:cs="Times New Roman"/>
                <w:sz w:val="24"/>
                <w:szCs w:val="24"/>
              </w:rPr>
              <w:t>Черновик</w:t>
            </w:r>
          </w:p>
        </w:tc>
        <w:tc>
          <w:tcPr>
            <w:tcW w:w="5953" w:type="dxa"/>
            <w:tcBorders>
              <w:top w:val="single" w:sz="8" w:space="0" w:color="999999"/>
              <w:bottom w:val="single" w:sz="8" w:space="0" w:color="999999"/>
            </w:tcBorders>
            <w:shd w:val="clear" w:color="auto" w:fill="auto"/>
          </w:tcPr>
          <w:p w14:paraId="5328D505" w14:textId="064D40AC" w:rsidR="00A57D9E" w:rsidRPr="00EF45D8" w:rsidRDefault="00A57D9E" w:rsidP="0011364A">
            <w:pPr>
              <w:rPr>
                <w:rFonts w:ascii="Times New Roman" w:hAnsi="Times New Roman" w:cs="Times New Roman"/>
                <w:color w:val="FF0000"/>
                <w:sz w:val="24"/>
                <w:szCs w:val="24"/>
              </w:rPr>
            </w:pPr>
            <w:r>
              <w:rPr>
                <w:rFonts w:ascii="Times New Roman" w:hAnsi="Times New Roman" w:cs="Times New Roman"/>
                <w:sz w:val="24"/>
                <w:szCs w:val="24"/>
              </w:rPr>
              <w:t xml:space="preserve">Заявка сохранена в качестве черновика. Не поступила в обработку. </w:t>
            </w:r>
          </w:p>
        </w:tc>
      </w:tr>
      <w:tr w:rsidR="00A57D9E" w:rsidRPr="00D15070" w:rsidDel="000843D6" w14:paraId="7D0C5679" w14:textId="77777777" w:rsidTr="00A57D9E">
        <w:tc>
          <w:tcPr>
            <w:tcW w:w="3686" w:type="dxa"/>
            <w:tcBorders>
              <w:top w:val="single" w:sz="8" w:space="0" w:color="999999"/>
              <w:bottom w:val="single" w:sz="8" w:space="0" w:color="999999"/>
            </w:tcBorders>
          </w:tcPr>
          <w:p w14:paraId="4E3C9ACA" w14:textId="603EC9C5" w:rsidR="00A57D9E" w:rsidRPr="00EF45D8" w:rsidRDefault="00D21DD3" w:rsidP="0011364A">
            <w:pPr>
              <w:rPr>
                <w:rFonts w:ascii="Times New Roman" w:hAnsi="Times New Roman" w:cs="Times New Roman"/>
                <w:sz w:val="24"/>
                <w:szCs w:val="24"/>
              </w:rPr>
            </w:pPr>
            <w:r w:rsidRPr="00D21DD3">
              <w:rPr>
                <w:rFonts w:ascii="Times New Roman" w:hAnsi="Times New Roman" w:cs="Times New Roman"/>
                <w:sz w:val="24"/>
                <w:szCs w:val="24"/>
              </w:rPr>
              <w:t>На согласовании</w:t>
            </w:r>
          </w:p>
        </w:tc>
        <w:tc>
          <w:tcPr>
            <w:tcW w:w="5953" w:type="dxa"/>
            <w:tcBorders>
              <w:top w:val="single" w:sz="8" w:space="0" w:color="999999"/>
              <w:bottom w:val="single" w:sz="8" w:space="0" w:color="999999"/>
            </w:tcBorders>
            <w:shd w:val="clear" w:color="auto" w:fill="auto"/>
          </w:tcPr>
          <w:p w14:paraId="63DEFFE8" w14:textId="68850A93" w:rsidR="00A57D9E" w:rsidRDefault="00D21DD3" w:rsidP="0011364A">
            <w:pPr>
              <w:rPr>
                <w:rFonts w:ascii="Times New Roman" w:hAnsi="Times New Roman" w:cs="Times New Roman"/>
                <w:sz w:val="24"/>
                <w:szCs w:val="24"/>
              </w:rPr>
            </w:pPr>
            <w:r>
              <w:rPr>
                <w:rFonts w:ascii="Times New Roman" w:hAnsi="Times New Roman" w:cs="Times New Roman"/>
                <w:sz w:val="24"/>
                <w:szCs w:val="24"/>
              </w:rPr>
              <w:t>Заявка находится на рассмотрении у исполнителя</w:t>
            </w:r>
            <w:r w:rsidR="00B52ECE">
              <w:rPr>
                <w:rFonts w:ascii="Times New Roman" w:hAnsi="Times New Roman" w:cs="Times New Roman"/>
                <w:sz w:val="24"/>
                <w:szCs w:val="24"/>
              </w:rPr>
              <w:t xml:space="preserve"> (Главного рекрутера)</w:t>
            </w:r>
          </w:p>
        </w:tc>
      </w:tr>
      <w:tr w:rsidR="00A57D9E" w:rsidRPr="00D15070" w:rsidDel="000843D6" w14:paraId="60BDCF3E" w14:textId="77777777" w:rsidTr="00A57D9E">
        <w:tc>
          <w:tcPr>
            <w:tcW w:w="3686" w:type="dxa"/>
            <w:tcBorders>
              <w:top w:val="single" w:sz="8" w:space="0" w:color="999999"/>
              <w:bottom w:val="single" w:sz="8" w:space="0" w:color="999999"/>
            </w:tcBorders>
          </w:tcPr>
          <w:p w14:paraId="5D5E4F13" w14:textId="1ABA49E3" w:rsidR="00A57D9E" w:rsidRDefault="00D21DD3" w:rsidP="0011364A">
            <w:pPr>
              <w:rPr>
                <w:rFonts w:ascii="Times New Roman" w:hAnsi="Times New Roman" w:cs="Times New Roman"/>
                <w:sz w:val="24"/>
                <w:szCs w:val="24"/>
              </w:rPr>
            </w:pPr>
            <w:r w:rsidRPr="00D21DD3">
              <w:rPr>
                <w:rFonts w:ascii="Times New Roman" w:hAnsi="Times New Roman" w:cs="Times New Roman"/>
                <w:sz w:val="24"/>
                <w:szCs w:val="24"/>
              </w:rPr>
              <w:t>Отклонена</w:t>
            </w:r>
          </w:p>
        </w:tc>
        <w:tc>
          <w:tcPr>
            <w:tcW w:w="5953" w:type="dxa"/>
            <w:tcBorders>
              <w:top w:val="single" w:sz="8" w:space="0" w:color="999999"/>
              <w:bottom w:val="single" w:sz="8" w:space="0" w:color="999999"/>
            </w:tcBorders>
            <w:shd w:val="clear" w:color="auto" w:fill="auto"/>
          </w:tcPr>
          <w:p w14:paraId="103F2010" w14:textId="723B42FB" w:rsidR="00A57D9E" w:rsidRDefault="00D21DD3" w:rsidP="0011364A">
            <w:pPr>
              <w:rPr>
                <w:rFonts w:ascii="Times New Roman" w:hAnsi="Times New Roman" w:cs="Times New Roman"/>
                <w:sz w:val="24"/>
                <w:szCs w:val="24"/>
              </w:rPr>
            </w:pPr>
            <w:r>
              <w:rPr>
                <w:rFonts w:ascii="Times New Roman" w:hAnsi="Times New Roman" w:cs="Times New Roman"/>
                <w:sz w:val="24"/>
                <w:szCs w:val="24"/>
              </w:rPr>
              <w:t>Отклонение заявки исполнителем</w:t>
            </w:r>
            <w:r w:rsidR="00B52ECE">
              <w:rPr>
                <w:rFonts w:ascii="Times New Roman" w:hAnsi="Times New Roman" w:cs="Times New Roman"/>
                <w:sz w:val="24"/>
                <w:szCs w:val="24"/>
              </w:rPr>
              <w:t xml:space="preserve"> (Аккаунтом или Главным рекрутером)</w:t>
            </w:r>
            <w:r>
              <w:rPr>
                <w:rFonts w:ascii="Times New Roman" w:hAnsi="Times New Roman" w:cs="Times New Roman"/>
                <w:sz w:val="24"/>
                <w:szCs w:val="24"/>
              </w:rPr>
              <w:t xml:space="preserve"> </w:t>
            </w:r>
          </w:p>
        </w:tc>
      </w:tr>
      <w:tr w:rsidR="00A57D9E" w:rsidRPr="00D15070" w:rsidDel="000843D6" w14:paraId="34F63DE2" w14:textId="77777777" w:rsidTr="00A57D9E">
        <w:tc>
          <w:tcPr>
            <w:tcW w:w="3686" w:type="dxa"/>
            <w:tcBorders>
              <w:top w:val="single" w:sz="8" w:space="0" w:color="999999"/>
              <w:bottom w:val="single" w:sz="8" w:space="0" w:color="999999"/>
            </w:tcBorders>
          </w:tcPr>
          <w:p w14:paraId="6CC457A9" w14:textId="4EFC7405" w:rsidR="00A57D9E" w:rsidRPr="00D15070" w:rsidRDefault="00D21DD3" w:rsidP="0011364A">
            <w:pPr>
              <w:rPr>
                <w:rFonts w:ascii="Times New Roman" w:hAnsi="Times New Roman" w:cs="Times New Roman"/>
                <w:sz w:val="24"/>
                <w:szCs w:val="24"/>
              </w:rPr>
            </w:pPr>
            <w:r w:rsidRPr="00D21DD3">
              <w:rPr>
                <w:rFonts w:ascii="Times New Roman" w:hAnsi="Times New Roman" w:cs="Times New Roman"/>
                <w:sz w:val="24"/>
                <w:szCs w:val="24"/>
              </w:rPr>
              <w:t>На исполнении</w:t>
            </w:r>
          </w:p>
        </w:tc>
        <w:tc>
          <w:tcPr>
            <w:tcW w:w="5953" w:type="dxa"/>
            <w:tcBorders>
              <w:top w:val="single" w:sz="8" w:space="0" w:color="999999"/>
              <w:bottom w:val="single" w:sz="8" w:space="0" w:color="999999"/>
            </w:tcBorders>
            <w:shd w:val="clear" w:color="auto" w:fill="auto"/>
          </w:tcPr>
          <w:p w14:paraId="452198F8" w14:textId="71EA8970" w:rsidR="00A57D9E" w:rsidRPr="00D15070" w:rsidDel="000843D6" w:rsidRDefault="00D21DD3" w:rsidP="0011364A">
            <w:pPr>
              <w:rPr>
                <w:rFonts w:ascii="Times New Roman" w:hAnsi="Times New Roman" w:cs="Times New Roman"/>
                <w:sz w:val="24"/>
                <w:szCs w:val="24"/>
              </w:rPr>
            </w:pPr>
            <w:r>
              <w:rPr>
                <w:rFonts w:ascii="Times New Roman" w:hAnsi="Times New Roman" w:cs="Times New Roman"/>
                <w:sz w:val="24"/>
                <w:szCs w:val="24"/>
              </w:rPr>
              <w:t xml:space="preserve">Заявка </w:t>
            </w:r>
            <w:r w:rsidR="00B52ECE">
              <w:rPr>
                <w:rFonts w:ascii="Times New Roman" w:hAnsi="Times New Roman" w:cs="Times New Roman"/>
                <w:sz w:val="24"/>
                <w:szCs w:val="24"/>
              </w:rPr>
              <w:t>передана</w:t>
            </w:r>
            <w:r>
              <w:rPr>
                <w:rFonts w:ascii="Times New Roman" w:hAnsi="Times New Roman" w:cs="Times New Roman"/>
                <w:sz w:val="24"/>
                <w:szCs w:val="24"/>
              </w:rPr>
              <w:t xml:space="preserve"> на </w:t>
            </w:r>
            <w:r w:rsidR="00A45511">
              <w:rPr>
                <w:rFonts w:ascii="Times New Roman" w:hAnsi="Times New Roman" w:cs="Times New Roman"/>
                <w:sz w:val="24"/>
                <w:szCs w:val="24"/>
              </w:rPr>
              <w:t>исполнении рекруте</w:t>
            </w:r>
            <w:r w:rsidR="0048020A">
              <w:rPr>
                <w:rFonts w:ascii="Times New Roman" w:hAnsi="Times New Roman" w:cs="Times New Roman"/>
                <w:sz w:val="24"/>
                <w:szCs w:val="24"/>
              </w:rPr>
              <w:t>р</w:t>
            </w:r>
            <w:r w:rsidR="00A45511">
              <w:rPr>
                <w:rFonts w:ascii="Times New Roman" w:hAnsi="Times New Roman" w:cs="Times New Roman"/>
                <w:sz w:val="24"/>
                <w:szCs w:val="24"/>
              </w:rPr>
              <w:t>а</w:t>
            </w:r>
            <w:r>
              <w:rPr>
                <w:rFonts w:ascii="Times New Roman" w:hAnsi="Times New Roman" w:cs="Times New Roman"/>
                <w:sz w:val="24"/>
                <w:szCs w:val="24"/>
              </w:rPr>
              <w:t xml:space="preserve">. </w:t>
            </w:r>
            <w:r w:rsidR="00B52ECE">
              <w:rPr>
                <w:rFonts w:ascii="Times New Roman" w:hAnsi="Times New Roman" w:cs="Times New Roman"/>
                <w:sz w:val="24"/>
                <w:szCs w:val="24"/>
              </w:rPr>
              <w:t>Рекрутер осуществляет подбор персонала.</w:t>
            </w:r>
          </w:p>
        </w:tc>
      </w:tr>
      <w:tr w:rsidR="00D21DD3" w:rsidRPr="00D15070" w:rsidDel="000843D6" w14:paraId="271A1282" w14:textId="77777777" w:rsidTr="00A57D9E">
        <w:tc>
          <w:tcPr>
            <w:tcW w:w="3686" w:type="dxa"/>
            <w:tcBorders>
              <w:top w:val="single" w:sz="8" w:space="0" w:color="999999"/>
              <w:bottom w:val="single" w:sz="8" w:space="0" w:color="999999"/>
            </w:tcBorders>
          </w:tcPr>
          <w:p w14:paraId="6560010C" w14:textId="77777777" w:rsidR="00D21DD3" w:rsidRDefault="00D21DD3" w:rsidP="0011364A">
            <w:pPr>
              <w:rPr>
                <w:rFonts w:ascii="Times New Roman" w:hAnsi="Times New Roman" w:cs="Times New Roman"/>
                <w:sz w:val="24"/>
                <w:szCs w:val="24"/>
              </w:rPr>
            </w:pPr>
            <w:r w:rsidRPr="00D21DD3">
              <w:rPr>
                <w:rFonts w:ascii="Times New Roman" w:hAnsi="Times New Roman" w:cs="Times New Roman"/>
                <w:sz w:val="24"/>
                <w:szCs w:val="24"/>
              </w:rPr>
              <w:t>Согласование с руководством</w:t>
            </w:r>
          </w:p>
          <w:p w14:paraId="0BF3EFF7" w14:textId="00736115" w:rsidR="00F136FD" w:rsidRPr="00F136FD" w:rsidRDefault="00F136FD" w:rsidP="00F136FD">
            <w:pPr>
              <w:ind w:firstLine="708"/>
              <w:rPr>
                <w:rFonts w:ascii="Times New Roman" w:hAnsi="Times New Roman" w:cs="Times New Roman"/>
                <w:sz w:val="24"/>
                <w:szCs w:val="24"/>
              </w:rPr>
            </w:pPr>
          </w:p>
        </w:tc>
        <w:tc>
          <w:tcPr>
            <w:tcW w:w="5953" w:type="dxa"/>
            <w:tcBorders>
              <w:top w:val="single" w:sz="8" w:space="0" w:color="999999"/>
              <w:bottom w:val="single" w:sz="8" w:space="0" w:color="999999"/>
            </w:tcBorders>
            <w:shd w:val="clear" w:color="auto" w:fill="auto"/>
          </w:tcPr>
          <w:p w14:paraId="28498257" w14:textId="114E35D2" w:rsidR="00D21DD3" w:rsidRDefault="00D21DD3" w:rsidP="0011364A">
            <w:pPr>
              <w:rPr>
                <w:rFonts w:ascii="Times New Roman" w:hAnsi="Times New Roman" w:cs="Times New Roman"/>
                <w:sz w:val="24"/>
                <w:szCs w:val="24"/>
              </w:rPr>
            </w:pPr>
            <w:r>
              <w:rPr>
                <w:rFonts w:ascii="Times New Roman" w:hAnsi="Times New Roman" w:cs="Times New Roman"/>
                <w:sz w:val="24"/>
                <w:szCs w:val="24"/>
              </w:rPr>
              <w:t xml:space="preserve">Копия заявки была отправлена </w:t>
            </w:r>
            <w:r w:rsidR="00F136FD">
              <w:rPr>
                <w:rFonts w:ascii="Times New Roman" w:hAnsi="Times New Roman" w:cs="Times New Roman"/>
                <w:sz w:val="24"/>
                <w:szCs w:val="24"/>
              </w:rPr>
              <w:t>главному руководству компании. Идет процесс</w:t>
            </w:r>
            <w:r>
              <w:rPr>
                <w:rFonts w:ascii="Times New Roman" w:hAnsi="Times New Roman" w:cs="Times New Roman"/>
                <w:sz w:val="24"/>
                <w:szCs w:val="24"/>
              </w:rPr>
              <w:t xml:space="preserve"> внутреннего согласования с руководством компании. </w:t>
            </w:r>
          </w:p>
        </w:tc>
      </w:tr>
      <w:tr w:rsidR="00F136FD" w:rsidRPr="00D15070" w:rsidDel="000843D6" w14:paraId="2942BE51" w14:textId="77777777" w:rsidTr="00A57D9E">
        <w:tc>
          <w:tcPr>
            <w:tcW w:w="3686" w:type="dxa"/>
            <w:tcBorders>
              <w:top w:val="single" w:sz="8" w:space="0" w:color="999999"/>
              <w:bottom w:val="single" w:sz="8" w:space="0" w:color="999999"/>
            </w:tcBorders>
          </w:tcPr>
          <w:p w14:paraId="4187855D" w14:textId="287A4FCF" w:rsidR="00F136FD" w:rsidRPr="00D21DD3" w:rsidRDefault="005D637D" w:rsidP="0011364A">
            <w:pPr>
              <w:rPr>
                <w:rFonts w:ascii="Times New Roman" w:hAnsi="Times New Roman" w:cs="Times New Roman"/>
                <w:sz w:val="24"/>
                <w:szCs w:val="24"/>
              </w:rPr>
            </w:pPr>
            <w:r w:rsidRPr="005D637D">
              <w:rPr>
                <w:rFonts w:ascii="Times New Roman" w:hAnsi="Times New Roman" w:cs="Times New Roman"/>
                <w:sz w:val="24"/>
                <w:szCs w:val="24"/>
              </w:rPr>
              <w:t>Приостановлена</w:t>
            </w:r>
          </w:p>
        </w:tc>
        <w:tc>
          <w:tcPr>
            <w:tcW w:w="5953" w:type="dxa"/>
            <w:tcBorders>
              <w:top w:val="single" w:sz="8" w:space="0" w:color="999999"/>
              <w:bottom w:val="single" w:sz="8" w:space="0" w:color="999999"/>
            </w:tcBorders>
            <w:shd w:val="clear" w:color="auto" w:fill="auto"/>
          </w:tcPr>
          <w:p w14:paraId="07141A54" w14:textId="5D60CAA9" w:rsidR="00F136FD" w:rsidRDefault="005D637D" w:rsidP="0011364A">
            <w:pPr>
              <w:rPr>
                <w:rFonts w:ascii="Times New Roman" w:hAnsi="Times New Roman" w:cs="Times New Roman"/>
                <w:sz w:val="24"/>
                <w:szCs w:val="24"/>
              </w:rPr>
            </w:pPr>
            <w:r>
              <w:rPr>
                <w:rFonts w:ascii="Times New Roman" w:hAnsi="Times New Roman" w:cs="Times New Roman"/>
                <w:sz w:val="24"/>
                <w:szCs w:val="24"/>
              </w:rPr>
              <w:t>Исполнение заявки временно приостановлено.</w:t>
            </w:r>
          </w:p>
        </w:tc>
      </w:tr>
      <w:tr w:rsidR="005D637D" w:rsidRPr="00D15070" w:rsidDel="000843D6" w14:paraId="3C151EDE" w14:textId="77777777" w:rsidTr="00A57D9E">
        <w:tc>
          <w:tcPr>
            <w:tcW w:w="3686" w:type="dxa"/>
            <w:tcBorders>
              <w:top w:val="single" w:sz="8" w:space="0" w:color="999999"/>
              <w:bottom w:val="single" w:sz="8" w:space="0" w:color="999999"/>
            </w:tcBorders>
          </w:tcPr>
          <w:p w14:paraId="5382E9AB" w14:textId="0B0E562E" w:rsidR="005D637D" w:rsidRPr="005D637D" w:rsidRDefault="005D637D" w:rsidP="0011364A">
            <w:pPr>
              <w:rPr>
                <w:rFonts w:ascii="Times New Roman" w:hAnsi="Times New Roman" w:cs="Times New Roman"/>
                <w:sz w:val="24"/>
                <w:szCs w:val="24"/>
              </w:rPr>
            </w:pPr>
            <w:r>
              <w:rPr>
                <w:rFonts w:ascii="Times New Roman" w:hAnsi="Times New Roman" w:cs="Times New Roman"/>
                <w:sz w:val="24"/>
                <w:szCs w:val="24"/>
              </w:rPr>
              <w:t>Исполнена</w:t>
            </w:r>
          </w:p>
        </w:tc>
        <w:tc>
          <w:tcPr>
            <w:tcW w:w="5953" w:type="dxa"/>
            <w:tcBorders>
              <w:top w:val="single" w:sz="8" w:space="0" w:color="999999"/>
              <w:bottom w:val="single" w:sz="8" w:space="0" w:color="999999"/>
            </w:tcBorders>
            <w:shd w:val="clear" w:color="auto" w:fill="auto"/>
          </w:tcPr>
          <w:p w14:paraId="604B1944" w14:textId="796EB7C7" w:rsidR="005D637D" w:rsidRDefault="005D637D" w:rsidP="0011364A">
            <w:pPr>
              <w:rPr>
                <w:rFonts w:ascii="Times New Roman" w:hAnsi="Times New Roman" w:cs="Times New Roman"/>
                <w:sz w:val="24"/>
                <w:szCs w:val="24"/>
              </w:rPr>
            </w:pPr>
            <w:r>
              <w:rPr>
                <w:rFonts w:ascii="Times New Roman" w:hAnsi="Times New Roman" w:cs="Times New Roman"/>
                <w:sz w:val="24"/>
                <w:szCs w:val="24"/>
              </w:rPr>
              <w:t xml:space="preserve">Обязательства рекрутера по подбору персонала были </w:t>
            </w:r>
            <w:r w:rsidR="00B52ECE">
              <w:rPr>
                <w:rFonts w:ascii="Times New Roman" w:hAnsi="Times New Roman" w:cs="Times New Roman"/>
                <w:sz w:val="24"/>
                <w:szCs w:val="24"/>
              </w:rPr>
              <w:t>выполнены</w:t>
            </w:r>
            <w:r>
              <w:rPr>
                <w:rFonts w:ascii="Times New Roman" w:hAnsi="Times New Roman" w:cs="Times New Roman"/>
                <w:sz w:val="24"/>
                <w:szCs w:val="24"/>
              </w:rPr>
              <w:t>.</w:t>
            </w:r>
            <w:r w:rsidR="00B52ECE">
              <w:rPr>
                <w:rFonts w:ascii="Times New Roman" w:hAnsi="Times New Roman" w:cs="Times New Roman"/>
                <w:sz w:val="24"/>
                <w:szCs w:val="24"/>
              </w:rPr>
              <w:t xml:space="preserve"> Кандидаты подобраны.</w:t>
            </w:r>
          </w:p>
        </w:tc>
      </w:tr>
      <w:tr w:rsidR="005D637D" w:rsidRPr="00D15070" w:rsidDel="000843D6" w14:paraId="792ABA6B" w14:textId="77777777" w:rsidTr="00A57D9E">
        <w:tc>
          <w:tcPr>
            <w:tcW w:w="3686" w:type="dxa"/>
            <w:tcBorders>
              <w:top w:val="single" w:sz="8" w:space="0" w:color="999999"/>
              <w:bottom w:val="single" w:sz="8" w:space="0" w:color="999999"/>
            </w:tcBorders>
          </w:tcPr>
          <w:p w14:paraId="7EA9889D" w14:textId="57739D73" w:rsidR="005D637D" w:rsidRDefault="00B52ECE" w:rsidP="0011364A">
            <w:pPr>
              <w:rPr>
                <w:rFonts w:ascii="Times New Roman" w:hAnsi="Times New Roman" w:cs="Times New Roman"/>
                <w:sz w:val="24"/>
                <w:szCs w:val="24"/>
              </w:rPr>
            </w:pPr>
            <w:r>
              <w:rPr>
                <w:rFonts w:ascii="Times New Roman" w:hAnsi="Times New Roman" w:cs="Times New Roman"/>
                <w:sz w:val="24"/>
                <w:szCs w:val="24"/>
              </w:rPr>
              <w:lastRenderedPageBreak/>
              <w:t>Закрыта</w:t>
            </w:r>
          </w:p>
        </w:tc>
        <w:tc>
          <w:tcPr>
            <w:tcW w:w="5953" w:type="dxa"/>
            <w:tcBorders>
              <w:top w:val="single" w:sz="8" w:space="0" w:color="999999"/>
              <w:bottom w:val="single" w:sz="8" w:space="0" w:color="999999"/>
            </w:tcBorders>
            <w:shd w:val="clear" w:color="auto" w:fill="auto"/>
          </w:tcPr>
          <w:p w14:paraId="48EAF7A1" w14:textId="06A5BC76" w:rsidR="005D637D" w:rsidRDefault="005D637D" w:rsidP="0011364A">
            <w:pPr>
              <w:rPr>
                <w:rFonts w:ascii="Times New Roman" w:hAnsi="Times New Roman" w:cs="Times New Roman"/>
                <w:sz w:val="24"/>
                <w:szCs w:val="24"/>
              </w:rPr>
            </w:pPr>
            <w:r>
              <w:rPr>
                <w:rFonts w:ascii="Times New Roman" w:hAnsi="Times New Roman" w:cs="Times New Roman"/>
                <w:sz w:val="24"/>
                <w:szCs w:val="24"/>
              </w:rPr>
              <w:t>Автор заявки</w:t>
            </w:r>
            <w:r w:rsidR="00954E87">
              <w:rPr>
                <w:rFonts w:ascii="Times New Roman" w:hAnsi="Times New Roman" w:cs="Times New Roman"/>
                <w:sz w:val="24"/>
                <w:szCs w:val="24"/>
              </w:rPr>
              <w:t xml:space="preserve"> (или система)</w:t>
            </w:r>
            <w:r>
              <w:rPr>
                <w:rFonts w:ascii="Times New Roman" w:hAnsi="Times New Roman" w:cs="Times New Roman"/>
                <w:sz w:val="24"/>
                <w:szCs w:val="24"/>
              </w:rPr>
              <w:t xml:space="preserve"> подтвердил исполнение заявк</w:t>
            </w:r>
            <w:r w:rsidR="00194C9C">
              <w:rPr>
                <w:rFonts w:ascii="Times New Roman" w:hAnsi="Times New Roman" w:cs="Times New Roman"/>
                <w:sz w:val="24"/>
                <w:szCs w:val="24"/>
              </w:rPr>
              <w:t>и</w:t>
            </w:r>
            <w:r>
              <w:rPr>
                <w:rFonts w:ascii="Times New Roman" w:hAnsi="Times New Roman" w:cs="Times New Roman"/>
                <w:sz w:val="24"/>
                <w:szCs w:val="24"/>
              </w:rPr>
              <w:t>.</w:t>
            </w:r>
          </w:p>
        </w:tc>
      </w:tr>
      <w:bookmarkEnd w:id="29"/>
    </w:tbl>
    <w:p w14:paraId="1AE274AC" w14:textId="62FD745E" w:rsidR="00E2213C" w:rsidRDefault="00E2213C" w:rsidP="00B52ECE">
      <w:pPr>
        <w:jc w:val="both"/>
        <w:rPr>
          <w:rFonts w:ascii="Times New Roman" w:hAnsi="Times New Roman" w:cs="Times New Roman"/>
          <w:sz w:val="24"/>
          <w:szCs w:val="24"/>
        </w:rPr>
      </w:pPr>
    </w:p>
    <w:p w14:paraId="3277C64D" w14:textId="3066156A" w:rsidR="00684AC4" w:rsidRPr="00E11640" w:rsidRDefault="13039AE7" w:rsidP="00E11640">
      <w:pPr>
        <w:pStyle w:val="2"/>
      </w:pPr>
      <w:bookmarkStart w:id="30" w:name="_Toc79400111"/>
      <w:r>
        <w:t xml:space="preserve">Страница «Заявки на </w:t>
      </w:r>
      <w:r w:rsidR="00B517CA">
        <w:rPr>
          <w:lang w:val="ru-RU"/>
        </w:rPr>
        <w:t>подбор персонала</w:t>
      </w:r>
      <w:r>
        <w:t>»</w:t>
      </w:r>
      <w:bookmarkEnd w:id="30"/>
      <w:r>
        <w:t xml:space="preserve">  </w:t>
      </w:r>
    </w:p>
    <w:p w14:paraId="0A992EA9" w14:textId="13EFA510" w:rsidR="004B7679" w:rsidRDefault="009070C8" w:rsidP="007D3B1D">
      <w:pPr>
        <w:pStyle w:val="ad"/>
        <w:ind w:left="0" w:firstLine="360"/>
        <w:jc w:val="both"/>
        <w:rPr>
          <w:rStyle w:val="eop"/>
          <w:rFonts w:ascii="Times New Roman" w:hAnsi="Times New Roman" w:cs="Times New Roman"/>
          <w:color w:val="000000"/>
          <w:sz w:val="24"/>
          <w:szCs w:val="24"/>
          <w:shd w:val="clear" w:color="auto" w:fill="FFFFFF"/>
        </w:rPr>
      </w:pPr>
      <w:r w:rsidRPr="00EF45D8">
        <w:rPr>
          <w:rFonts w:ascii="Times New Roman" w:hAnsi="Times New Roman" w:cs="Times New Roman"/>
          <w:sz w:val="24"/>
          <w:szCs w:val="24"/>
        </w:rPr>
        <w:t xml:space="preserve">Заявки </w:t>
      </w:r>
      <w:r w:rsidR="00626CF6">
        <w:rPr>
          <w:rFonts w:ascii="Times New Roman" w:hAnsi="Times New Roman" w:cs="Times New Roman"/>
          <w:sz w:val="24"/>
          <w:szCs w:val="24"/>
        </w:rPr>
        <w:t xml:space="preserve">на странице «Заявки на </w:t>
      </w:r>
      <w:r w:rsidR="00B517CA">
        <w:rPr>
          <w:rFonts w:ascii="Times New Roman" w:hAnsi="Times New Roman" w:cs="Times New Roman"/>
          <w:sz w:val="24"/>
          <w:szCs w:val="24"/>
        </w:rPr>
        <w:t>подбор персонала</w:t>
      </w:r>
      <w:r w:rsidR="00105163">
        <w:rPr>
          <w:rFonts w:ascii="Times New Roman" w:hAnsi="Times New Roman" w:cs="Times New Roman"/>
          <w:sz w:val="24"/>
          <w:szCs w:val="24"/>
        </w:rPr>
        <w:t xml:space="preserve">» должны быть </w:t>
      </w:r>
      <w:r w:rsidR="00574B6B">
        <w:rPr>
          <w:rFonts w:ascii="Times New Roman" w:hAnsi="Times New Roman" w:cs="Times New Roman"/>
          <w:sz w:val="24"/>
          <w:szCs w:val="24"/>
        </w:rPr>
        <w:t xml:space="preserve">представлены </w:t>
      </w:r>
      <w:r w:rsidR="00105163">
        <w:rPr>
          <w:rFonts w:ascii="Times New Roman" w:hAnsi="Times New Roman" w:cs="Times New Roman"/>
          <w:sz w:val="24"/>
          <w:szCs w:val="24"/>
        </w:rPr>
        <w:t xml:space="preserve">в </w:t>
      </w:r>
      <w:r w:rsidR="00574B6B">
        <w:rPr>
          <w:rFonts w:ascii="Times New Roman" w:hAnsi="Times New Roman" w:cs="Times New Roman"/>
          <w:sz w:val="24"/>
          <w:szCs w:val="24"/>
        </w:rPr>
        <w:t>виде списка</w:t>
      </w:r>
      <w:r w:rsidR="00633DDB">
        <w:rPr>
          <w:rFonts w:ascii="Times New Roman" w:hAnsi="Times New Roman" w:cs="Times New Roman"/>
          <w:sz w:val="24"/>
          <w:szCs w:val="24"/>
        </w:rPr>
        <w:t xml:space="preserve">. Сортировка должна </w:t>
      </w:r>
      <w:r w:rsidR="00053B9C">
        <w:rPr>
          <w:rFonts w:ascii="Times New Roman" w:hAnsi="Times New Roman" w:cs="Times New Roman"/>
          <w:sz w:val="24"/>
          <w:szCs w:val="24"/>
        </w:rPr>
        <w:t xml:space="preserve">производиться </w:t>
      </w:r>
      <w:r w:rsidR="00335A8C" w:rsidRPr="00EF45D8">
        <w:rPr>
          <w:rFonts w:ascii="Times New Roman" w:hAnsi="Times New Roman" w:cs="Times New Roman"/>
          <w:sz w:val="24"/>
          <w:szCs w:val="24"/>
        </w:rPr>
        <w:t xml:space="preserve">по возрастанию </w:t>
      </w:r>
      <w:r w:rsidR="00A26A66">
        <w:rPr>
          <w:rFonts w:ascii="Times New Roman" w:hAnsi="Times New Roman" w:cs="Times New Roman"/>
          <w:sz w:val="24"/>
          <w:szCs w:val="24"/>
        </w:rPr>
        <w:t xml:space="preserve">от </w:t>
      </w:r>
      <w:r w:rsidR="00335A8C" w:rsidRPr="00EF45D8">
        <w:rPr>
          <w:rFonts w:ascii="Times New Roman" w:hAnsi="Times New Roman" w:cs="Times New Roman"/>
          <w:sz w:val="24"/>
          <w:szCs w:val="24"/>
        </w:rPr>
        <w:t xml:space="preserve">даты </w:t>
      </w:r>
      <w:r w:rsidR="00CE15A9">
        <w:rPr>
          <w:rFonts w:ascii="Times New Roman" w:hAnsi="Times New Roman" w:cs="Times New Roman"/>
          <w:sz w:val="24"/>
          <w:szCs w:val="24"/>
        </w:rPr>
        <w:t>создания</w:t>
      </w:r>
      <w:r w:rsidR="00335A8C" w:rsidRPr="00EF45D8">
        <w:rPr>
          <w:rFonts w:ascii="Times New Roman" w:hAnsi="Times New Roman" w:cs="Times New Roman"/>
          <w:sz w:val="24"/>
          <w:szCs w:val="24"/>
        </w:rPr>
        <w:t xml:space="preserve"> заявки</w:t>
      </w:r>
      <w:r w:rsidR="00FF476E">
        <w:rPr>
          <w:rFonts w:ascii="Times New Roman" w:hAnsi="Times New Roman" w:cs="Times New Roman"/>
          <w:sz w:val="24"/>
          <w:szCs w:val="24"/>
        </w:rPr>
        <w:t xml:space="preserve">. </w:t>
      </w:r>
      <w:r w:rsidR="004D518A" w:rsidRPr="006F1477">
        <w:rPr>
          <w:rFonts w:ascii="Times New Roman" w:hAnsi="Times New Roman" w:cs="Times New Roman"/>
          <w:sz w:val="24"/>
          <w:szCs w:val="24"/>
        </w:rPr>
        <w:t>Загрузка</w:t>
      </w:r>
      <w:r w:rsidR="00240413">
        <w:rPr>
          <w:rFonts w:ascii="Times New Roman" w:hAnsi="Times New Roman" w:cs="Times New Roman"/>
          <w:sz w:val="24"/>
          <w:szCs w:val="24"/>
        </w:rPr>
        <w:t xml:space="preserve"> должна</w:t>
      </w:r>
      <w:r w:rsidR="004D518A" w:rsidRPr="006F1477">
        <w:rPr>
          <w:rFonts w:ascii="Times New Roman" w:hAnsi="Times New Roman" w:cs="Times New Roman"/>
          <w:sz w:val="24"/>
          <w:szCs w:val="24"/>
        </w:rPr>
        <w:t xml:space="preserve"> </w:t>
      </w:r>
      <w:r w:rsidR="00B47B46">
        <w:rPr>
          <w:rFonts w:ascii="Times New Roman" w:hAnsi="Times New Roman" w:cs="Times New Roman"/>
          <w:sz w:val="24"/>
          <w:szCs w:val="24"/>
        </w:rPr>
        <w:t>происходить</w:t>
      </w:r>
      <w:r w:rsidR="00D22C78">
        <w:rPr>
          <w:rFonts w:ascii="Times New Roman" w:hAnsi="Times New Roman" w:cs="Times New Roman"/>
          <w:sz w:val="24"/>
          <w:szCs w:val="24"/>
        </w:rPr>
        <w:t xml:space="preserve"> в процессе прокрутки</w:t>
      </w:r>
      <w:r w:rsidR="004D518A" w:rsidRPr="006F1477">
        <w:rPr>
          <w:rFonts w:ascii="Times New Roman" w:hAnsi="Times New Roman" w:cs="Times New Roman"/>
          <w:sz w:val="24"/>
          <w:szCs w:val="24"/>
        </w:rPr>
        <w:t xml:space="preserve"> порционно</w:t>
      </w:r>
      <w:r w:rsidR="009D16EB" w:rsidRPr="006F1477">
        <w:rPr>
          <w:rFonts w:ascii="Times New Roman" w:hAnsi="Times New Roman" w:cs="Times New Roman"/>
          <w:sz w:val="24"/>
          <w:szCs w:val="24"/>
        </w:rPr>
        <w:t xml:space="preserve"> по 1</w:t>
      </w:r>
      <w:r w:rsidR="0037488F" w:rsidRPr="006F1477">
        <w:rPr>
          <w:rFonts w:ascii="Times New Roman" w:hAnsi="Times New Roman" w:cs="Times New Roman"/>
          <w:sz w:val="24"/>
          <w:szCs w:val="24"/>
        </w:rPr>
        <w:t>5</w:t>
      </w:r>
      <w:r w:rsidR="009D16EB">
        <w:rPr>
          <w:rFonts w:ascii="Times New Roman" w:hAnsi="Times New Roman" w:cs="Times New Roman"/>
          <w:sz w:val="24"/>
          <w:szCs w:val="24"/>
        </w:rPr>
        <w:t xml:space="preserve"> </w:t>
      </w:r>
      <w:r w:rsidR="0037488F">
        <w:rPr>
          <w:rFonts w:ascii="Times New Roman" w:hAnsi="Times New Roman" w:cs="Times New Roman"/>
          <w:sz w:val="24"/>
          <w:szCs w:val="24"/>
        </w:rPr>
        <w:t>элементов</w:t>
      </w:r>
      <w:r w:rsidR="009D16EB">
        <w:rPr>
          <w:rFonts w:ascii="Times New Roman" w:hAnsi="Times New Roman" w:cs="Times New Roman"/>
          <w:sz w:val="24"/>
          <w:szCs w:val="24"/>
        </w:rPr>
        <w:t>.</w:t>
      </w:r>
      <w:r w:rsidR="004D518A">
        <w:rPr>
          <w:rFonts w:ascii="Times New Roman" w:hAnsi="Times New Roman" w:cs="Times New Roman"/>
          <w:sz w:val="24"/>
          <w:szCs w:val="24"/>
        </w:rPr>
        <w:t xml:space="preserve"> </w:t>
      </w:r>
      <w:r w:rsidR="007D3B1D" w:rsidRPr="00E04479">
        <w:rPr>
          <w:rStyle w:val="normaltextrun"/>
          <w:rFonts w:ascii="Times New Roman" w:hAnsi="Times New Roman" w:cs="Times New Roman"/>
          <w:color w:val="000000"/>
          <w:sz w:val="24"/>
          <w:szCs w:val="24"/>
          <w:shd w:val="clear" w:color="auto" w:fill="FFFFFF"/>
        </w:rPr>
        <w:t>Размер контента не должен быть фиксированным. Внизу страницы должен располагаться «Джампер» (прокрутка вверх страницы). При нажатии на «Джампер» система должна возвращать пользователя наверх страницы.</w:t>
      </w:r>
      <w:r w:rsidR="004B7679">
        <w:rPr>
          <w:rStyle w:val="eop"/>
          <w:rFonts w:ascii="Times New Roman" w:hAnsi="Times New Roman" w:cs="Times New Roman"/>
          <w:color w:val="000000"/>
          <w:sz w:val="24"/>
          <w:szCs w:val="24"/>
          <w:shd w:val="clear" w:color="auto" w:fill="FFFFFF"/>
        </w:rPr>
        <w:t xml:space="preserve"> </w:t>
      </w:r>
    </w:p>
    <w:p w14:paraId="6507C1FC" w14:textId="77777777" w:rsidR="00FC7D25" w:rsidRDefault="00FC7D25" w:rsidP="004B7679">
      <w:pPr>
        <w:pStyle w:val="ad"/>
        <w:ind w:left="0" w:firstLine="360"/>
        <w:jc w:val="both"/>
        <w:rPr>
          <w:rFonts w:ascii="Times New Roman" w:hAnsi="Times New Roman" w:cs="Times New Roman"/>
          <w:sz w:val="24"/>
          <w:szCs w:val="24"/>
        </w:rPr>
      </w:pPr>
    </w:p>
    <w:p w14:paraId="2DC273E4" w14:textId="6ED2AB98" w:rsidR="00FC6B98" w:rsidRDefault="004B7679" w:rsidP="004B7679">
      <w:pPr>
        <w:pStyle w:val="ad"/>
        <w:ind w:left="0" w:firstLine="360"/>
        <w:jc w:val="both"/>
        <w:rPr>
          <w:rFonts w:ascii="Times New Roman" w:hAnsi="Times New Roman" w:cs="Times New Roman"/>
          <w:sz w:val="24"/>
          <w:szCs w:val="24"/>
        </w:rPr>
      </w:pPr>
      <w:r>
        <w:rPr>
          <w:rFonts w:ascii="Times New Roman" w:hAnsi="Times New Roman" w:cs="Times New Roman"/>
          <w:sz w:val="24"/>
          <w:szCs w:val="24"/>
        </w:rPr>
        <w:t xml:space="preserve">Страница «Заявки на </w:t>
      </w:r>
      <w:r w:rsidR="00B517CA">
        <w:rPr>
          <w:rFonts w:ascii="Times New Roman" w:hAnsi="Times New Roman" w:cs="Times New Roman"/>
          <w:sz w:val="24"/>
          <w:szCs w:val="24"/>
        </w:rPr>
        <w:t>подбор персонала</w:t>
      </w:r>
      <w:r>
        <w:rPr>
          <w:rFonts w:ascii="Times New Roman" w:hAnsi="Times New Roman" w:cs="Times New Roman"/>
          <w:sz w:val="24"/>
          <w:szCs w:val="24"/>
        </w:rPr>
        <w:t>» должна отображать</w:t>
      </w:r>
      <w:r w:rsidR="00001D62">
        <w:rPr>
          <w:rFonts w:ascii="Times New Roman" w:hAnsi="Times New Roman" w:cs="Times New Roman"/>
          <w:sz w:val="24"/>
          <w:szCs w:val="24"/>
        </w:rPr>
        <w:t xml:space="preserve"> общие</w:t>
      </w:r>
      <w:r>
        <w:rPr>
          <w:rFonts w:ascii="Times New Roman" w:hAnsi="Times New Roman" w:cs="Times New Roman"/>
          <w:sz w:val="24"/>
          <w:szCs w:val="24"/>
        </w:rPr>
        <w:t xml:space="preserve"> обязательные элементы:</w:t>
      </w:r>
    </w:p>
    <w:p w14:paraId="1C187486" w14:textId="06C7A06B" w:rsidR="007D3B1D" w:rsidRPr="00882A6D" w:rsidRDefault="004B7679" w:rsidP="00E25FC5">
      <w:pPr>
        <w:pStyle w:val="afa"/>
        <w:numPr>
          <w:ilvl w:val="0"/>
          <w:numId w:val="9"/>
        </w:numPr>
      </w:pPr>
      <w:r w:rsidRPr="00882A6D">
        <w:t>«Хлебные крошки»</w:t>
      </w:r>
      <w:r w:rsidR="00FC6B98" w:rsidRPr="00882A6D">
        <w:t>;</w:t>
      </w:r>
    </w:p>
    <w:p w14:paraId="4D54B69D" w14:textId="67FA7BA2" w:rsidR="00FC6B98" w:rsidRPr="00882A6D" w:rsidRDefault="00FC6B98" w:rsidP="00E25FC5">
      <w:pPr>
        <w:pStyle w:val="afa"/>
        <w:numPr>
          <w:ilvl w:val="0"/>
          <w:numId w:val="9"/>
        </w:numPr>
      </w:pPr>
      <w:r w:rsidRPr="00882A6D">
        <w:t xml:space="preserve">Название сервиса «Заявки на </w:t>
      </w:r>
      <w:r w:rsidR="001406BE" w:rsidRPr="00882A6D">
        <w:t>подбор персонала</w:t>
      </w:r>
      <w:r w:rsidRPr="00882A6D">
        <w:t>»</w:t>
      </w:r>
      <w:r w:rsidR="001406BE" w:rsidRPr="00882A6D">
        <w:t>;</w:t>
      </w:r>
    </w:p>
    <w:p w14:paraId="1D767467" w14:textId="6D09C257" w:rsidR="00A91BA3" w:rsidRPr="00882A6D" w:rsidRDefault="00A91BA3" w:rsidP="00E25FC5">
      <w:pPr>
        <w:pStyle w:val="afa"/>
        <w:numPr>
          <w:ilvl w:val="0"/>
          <w:numId w:val="9"/>
        </w:numPr>
      </w:pPr>
      <w:r w:rsidRPr="00882A6D">
        <w:t>Поиск по заявкам;</w:t>
      </w:r>
    </w:p>
    <w:p w14:paraId="1FF2BC8D" w14:textId="7D773D0A" w:rsidR="00EF45D8" w:rsidRPr="00882A6D" w:rsidRDefault="00A91BA3" w:rsidP="00E25FC5">
      <w:pPr>
        <w:pStyle w:val="afa"/>
        <w:numPr>
          <w:ilvl w:val="0"/>
          <w:numId w:val="9"/>
        </w:numPr>
      </w:pPr>
      <w:r w:rsidRPr="00882A6D">
        <w:t>Кнопка «Подать заявку»</w:t>
      </w:r>
      <w:r w:rsidR="00087EAC" w:rsidRPr="00882A6D">
        <w:t>;</w:t>
      </w:r>
    </w:p>
    <w:p w14:paraId="626D931B" w14:textId="02AA5ECC" w:rsidR="00087EAC" w:rsidRPr="00882A6D" w:rsidRDefault="00087EAC" w:rsidP="00E25FC5">
      <w:pPr>
        <w:pStyle w:val="afa"/>
        <w:numPr>
          <w:ilvl w:val="0"/>
          <w:numId w:val="9"/>
        </w:numPr>
      </w:pPr>
      <w:r w:rsidRPr="00882A6D">
        <w:t>Фильтр с выбором статуса заявки.</w:t>
      </w:r>
    </w:p>
    <w:p w14:paraId="5B7909C9" w14:textId="6938BE62" w:rsidR="004F46D4" w:rsidRDefault="004F46D4" w:rsidP="008A4984">
      <w:pPr>
        <w:pStyle w:val="afa"/>
        <w:rPr>
          <w:rStyle w:val="normaltextrun"/>
        </w:rPr>
      </w:pPr>
      <w:r>
        <w:t xml:space="preserve">Фильтр </w:t>
      </w:r>
      <w:r w:rsidR="00A91BA3">
        <w:t>–</w:t>
      </w:r>
      <w:r>
        <w:t xml:space="preserve"> </w:t>
      </w:r>
      <w:r w:rsidR="00A91BA3">
        <w:t>«</w:t>
      </w:r>
      <w:r>
        <w:t>П</w:t>
      </w:r>
      <w:r w:rsidR="008A4984" w:rsidRPr="00E04479">
        <w:t>оиск</w:t>
      </w:r>
      <w:r w:rsidR="00A91BA3">
        <w:t xml:space="preserve"> по заявка</w:t>
      </w:r>
      <w:r w:rsidR="00326F37">
        <w:t>м</w:t>
      </w:r>
      <w:r w:rsidR="00A91BA3">
        <w:t xml:space="preserve">» </w:t>
      </w:r>
      <w:r w:rsidR="008A4984" w:rsidRPr="00E04479">
        <w:t>должен представлять</w:t>
      </w:r>
      <w:r w:rsidR="008A4984">
        <w:t xml:space="preserve"> собой</w:t>
      </w:r>
      <w:r w:rsidR="008A4984" w:rsidRPr="00E04479">
        <w:rPr>
          <w:rStyle w:val="normaltextrun"/>
        </w:rPr>
        <w:t xml:space="preserve"> поле для ввода</w:t>
      </w:r>
      <w:r w:rsidR="008A4984">
        <w:rPr>
          <w:rStyle w:val="normaltextrun"/>
        </w:rPr>
        <w:t xml:space="preserve"> </w:t>
      </w:r>
      <w:r w:rsidR="008A4984" w:rsidRPr="00E04479">
        <w:rPr>
          <w:rStyle w:val="findhit"/>
        </w:rPr>
        <w:t>поиск</w:t>
      </w:r>
      <w:r w:rsidR="008A4984" w:rsidRPr="00E04479">
        <w:rPr>
          <w:rStyle w:val="normaltextrun"/>
        </w:rPr>
        <w:t>ового запроса</w:t>
      </w:r>
      <w:r w:rsidR="008A4984" w:rsidRPr="00E04479">
        <w:t>. Для выполнения поиска по заявк</w:t>
      </w:r>
      <w:r w:rsidR="008A4984">
        <w:t>е</w:t>
      </w:r>
      <w:r w:rsidR="008A4984" w:rsidRPr="00E04479">
        <w:t xml:space="preserve"> необходимо </w:t>
      </w:r>
      <w:r w:rsidR="008A4984" w:rsidRPr="00E04479">
        <w:rPr>
          <w:rStyle w:val="normaltextrun"/>
        </w:rPr>
        <w:t>ввести</w:t>
      </w:r>
      <w:r w:rsidR="008A4984">
        <w:rPr>
          <w:rStyle w:val="afb"/>
          <w:rFonts w:asciiTheme="minorHAnsi" w:eastAsiaTheme="minorHAnsi" w:hAnsiTheme="minorHAnsi" w:cstheme="minorBidi"/>
          <w:lang w:eastAsia="en-US"/>
        </w:rPr>
        <w:t xml:space="preserve"> </w:t>
      </w:r>
      <w:r w:rsidR="008A4984" w:rsidRPr="0060742B">
        <w:rPr>
          <w:rStyle w:val="findhit"/>
        </w:rPr>
        <w:t>П</w:t>
      </w:r>
      <w:r w:rsidR="008A4984" w:rsidRPr="00E04479">
        <w:rPr>
          <w:rStyle w:val="findhit"/>
        </w:rPr>
        <w:t>оиск</w:t>
      </w:r>
      <w:r w:rsidR="008A4984" w:rsidRPr="00E04479">
        <w:rPr>
          <w:rStyle w:val="normaltextrun"/>
        </w:rPr>
        <w:t>овый запрос в </w:t>
      </w:r>
      <w:r w:rsidR="008A4984" w:rsidRPr="00E04479">
        <w:rPr>
          <w:rStyle w:val="findhit"/>
        </w:rPr>
        <w:t>поиск</w:t>
      </w:r>
      <w:r w:rsidR="008A4984" w:rsidRPr="00E04479">
        <w:rPr>
          <w:rStyle w:val="normaltextrun"/>
        </w:rPr>
        <w:t>овую строку, после чего нажать на клавишу «</w:t>
      </w:r>
      <w:proofErr w:type="spellStart"/>
      <w:r w:rsidR="008A4984" w:rsidRPr="00E04479">
        <w:rPr>
          <w:rStyle w:val="normaltextrun"/>
        </w:rPr>
        <w:t>Enter</w:t>
      </w:r>
      <w:proofErr w:type="spellEnd"/>
      <w:r w:rsidR="008A4984" w:rsidRPr="00E04479">
        <w:rPr>
          <w:rStyle w:val="normaltextrun"/>
        </w:rPr>
        <w:t>» или значок лупы.</w:t>
      </w:r>
      <w:r w:rsidR="008A4984" w:rsidRPr="00E04479">
        <w:rPr>
          <w:rStyle w:val="eop"/>
        </w:rPr>
        <w:t> </w:t>
      </w:r>
      <w:r w:rsidR="008A4984" w:rsidRPr="00E04479">
        <w:rPr>
          <w:rStyle w:val="normaltextrun"/>
        </w:rPr>
        <w:t>В результате выполнения данного действия на странице сервиса «Заявки на канцтовары» должны отобра</w:t>
      </w:r>
      <w:r w:rsidR="008A4984">
        <w:rPr>
          <w:rStyle w:val="normaltextrun"/>
        </w:rPr>
        <w:t>жаться</w:t>
      </w:r>
      <w:r w:rsidR="008A4984" w:rsidRPr="00E04479">
        <w:rPr>
          <w:rStyle w:val="normaltextrun"/>
        </w:rPr>
        <w:t xml:space="preserve"> списки заявок, содержащие поисковой запрос в контенте заявки. </w:t>
      </w:r>
      <w:r w:rsidR="008A4984" w:rsidRPr="001C3410">
        <w:rPr>
          <w:rStyle w:val="normaltextrun"/>
        </w:rPr>
        <w:t>В случае, если введённые данные были не найдены, система выдаст сообщение «Результаты не найдены»</w:t>
      </w:r>
    </w:p>
    <w:p w14:paraId="08555C8A" w14:textId="6F8E88A6" w:rsidR="004F46D4" w:rsidRPr="00001D62" w:rsidRDefault="004F46D4" w:rsidP="008A4984">
      <w:pPr>
        <w:pStyle w:val="afa"/>
        <w:rPr>
          <w:rStyle w:val="normaltextrun"/>
        </w:rPr>
      </w:pPr>
      <w:r w:rsidRPr="00001D62">
        <w:rPr>
          <w:rStyle w:val="normaltextrun"/>
        </w:rPr>
        <w:t>Поиск</w:t>
      </w:r>
      <w:r w:rsidR="00B61B27" w:rsidRPr="00001D62">
        <w:rPr>
          <w:rStyle w:val="normaltextrun"/>
        </w:rPr>
        <w:t xml:space="preserve"> должен осуществляется</w:t>
      </w:r>
      <w:r w:rsidRPr="00001D62">
        <w:rPr>
          <w:rStyle w:val="normaltextrun"/>
        </w:rPr>
        <w:t xml:space="preserve"> по </w:t>
      </w:r>
      <w:r w:rsidR="00B61B27" w:rsidRPr="00001D62">
        <w:rPr>
          <w:rStyle w:val="normaltextrun"/>
        </w:rPr>
        <w:t xml:space="preserve">следующим </w:t>
      </w:r>
      <w:r w:rsidRPr="00001D62">
        <w:rPr>
          <w:rStyle w:val="normaltextrun"/>
        </w:rPr>
        <w:t>полям:</w:t>
      </w:r>
    </w:p>
    <w:p w14:paraId="43C9B69E" w14:textId="129565AC" w:rsidR="008A4984" w:rsidRPr="00001D62" w:rsidRDefault="00375B6D" w:rsidP="00E25FC5">
      <w:pPr>
        <w:pStyle w:val="afa"/>
        <w:numPr>
          <w:ilvl w:val="0"/>
          <w:numId w:val="13"/>
        </w:numPr>
        <w:rPr>
          <w:rStyle w:val="normaltextrun"/>
          <w:bdr w:val="none" w:sz="0" w:space="0" w:color="auto" w:frame="1"/>
        </w:rPr>
      </w:pPr>
      <w:r w:rsidRPr="00001D62">
        <w:rPr>
          <w:rStyle w:val="normaltextrun"/>
          <w:bdr w:val="none" w:sz="0" w:space="0" w:color="auto" w:frame="1"/>
        </w:rPr>
        <w:t>Номер заявки</w:t>
      </w:r>
      <w:r w:rsidR="00C94396" w:rsidRPr="00001D62">
        <w:rPr>
          <w:rStyle w:val="normaltextrun"/>
          <w:bdr w:val="none" w:sz="0" w:space="0" w:color="auto" w:frame="1"/>
        </w:rPr>
        <w:t>;</w:t>
      </w:r>
    </w:p>
    <w:p w14:paraId="18A75974" w14:textId="2812E839" w:rsidR="00326F37" w:rsidRDefault="00375B6D" w:rsidP="00E25FC5">
      <w:pPr>
        <w:pStyle w:val="afa"/>
        <w:numPr>
          <w:ilvl w:val="0"/>
          <w:numId w:val="13"/>
        </w:numPr>
        <w:rPr>
          <w:rStyle w:val="normaltextrun"/>
          <w:bdr w:val="none" w:sz="0" w:space="0" w:color="auto" w:frame="1"/>
        </w:rPr>
      </w:pPr>
      <w:r w:rsidRPr="00010D3F">
        <w:rPr>
          <w:rStyle w:val="normaltextrun"/>
          <w:bdr w:val="none" w:sz="0" w:space="0" w:color="auto" w:frame="1"/>
        </w:rPr>
        <w:t>Должность</w:t>
      </w:r>
      <w:r w:rsidR="00010D3F" w:rsidRPr="00010D3F">
        <w:rPr>
          <w:rStyle w:val="normaltextrun"/>
          <w:bdr w:val="none" w:sz="0" w:space="0" w:color="auto" w:frame="1"/>
        </w:rPr>
        <w:t>;</w:t>
      </w:r>
    </w:p>
    <w:p w14:paraId="78639BFC" w14:textId="45EA811A" w:rsidR="00010D3F" w:rsidRDefault="00010D3F" w:rsidP="00E25FC5">
      <w:pPr>
        <w:pStyle w:val="afa"/>
        <w:numPr>
          <w:ilvl w:val="0"/>
          <w:numId w:val="13"/>
        </w:numPr>
        <w:rPr>
          <w:rStyle w:val="normaltextrun"/>
          <w:bdr w:val="none" w:sz="0" w:space="0" w:color="auto" w:frame="1"/>
        </w:rPr>
      </w:pPr>
      <w:r>
        <w:rPr>
          <w:rStyle w:val="normaltextrun"/>
          <w:bdr w:val="none" w:sz="0" w:space="0" w:color="auto" w:frame="1"/>
        </w:rPr>
        <w:t>Автор;</w:t>
      </w:r>
    </w:p>
    <w:p w14:paraId="50678AE6" w14:textId="031297D3" w:rsidR="00010D3F" w:rsidRDefault="00010D3F" w:rsidP="00E25FC5">
      <w:pPr>
        <w:pStyle w:val="afa"/>
        <w:numPr>
          <w:ilvl w:val="0"/>
          <w:numId w:val="13"/>
        </w:numPr>
        <w:rPr>
          <w:rStyle w:val="normaltextrun"/>
          <w:bdr w:val="none" w:sz="0" w:space="0" w:color="auto" w:frame="1"/>
        </w:rPr>
      </w:pPr>
      <w:r>
        <w:rPr>
          <w:rStyle w:val="normaltextrun"/>
          <w:bdr w:val="none" w:sz="0" w:space="0" w:color="auto" w:frame="1"/>
        </w:rPr>
        <w:t>Исполнитель.</w:t>
      </w:r>
    </w:p>
    <w:p w14:paraId="2B4AAB98" w14:textId="75FBA5ED" w:rsidR="0030325D" w:rsidRDefault="00010D3F" w:rsidP="00010D3F">
      <w:pPr>
        <w:pStyle w:val="afa"/>
      </w:pPr>
      <w:r>
        <w:rPr>
          <w:rStyle w:val="eop"/>
          <w:color w:val="000000"/>
          <w:shd w:val="clear" w:color="auto" w:fill="FFFFFF"/>
        </w:rPr>
        <w:t>Фильтр для выбора статуса должен позволять отображать заявки только с одним выбранным статусом или все</w:t>
      </w:r>
      <w:r w:rsidR="007E54E5">
        <w:rPr>
          <w:rStyle w:val="eop"/>
          <w:color w:val="000000"/>
          <w:shd w:val="clear" w:color="auto" w:fill="FFFFFF"/>
        </w:rPr>
        <w:t xml:space="preserve"> статусы одновременно</w:t>
      </w:r>
      <w:r>
        <w:rPr>
          <w:rStyle w:val="eop"/>
          <w:color w:val="000000"/>
          <w:shd w:val="clear" w:color="auto" w:fill="FFFFFF"/>
        </w:rPr>
        <w:t>.</w:t>
      </w:r>
    </w:p>
    <w:p w14:paraId="0CC00D29" w14:textId="1A1A6E81" w:rsidR="000F756E" w:rsidRPr="00EF45D8" w:rsidRDefault="000F756E" w:rsidP="00EF45D8">
      <w:pPr>
        <w:pStyle w:val="3"/>
        <w:rPr>
          <w:color w:val="auto"/>
        </w:rPr>
      </w:pPr>
      <w:bookmarkStart w:id="31" w:name="_Toc79400112"/>
      <w:r w:rsidRPr="00EF45D8">
        <w:rPr>
          <w:color w:val="auto"/>
        </w:rPr>
        <w:t>Страница</w:t>
      </w:r>
      <w:r w:rsidR="00772C7B">
        <w:rPr>
          <w:color w:val="auto"/>
          <w:lang w:val="ru-RU"/>
        </w:rPr>
        <w:t xml:space="preserve"> сервиса</w:t>
      </w:r>
      <w:r w:rsidRPr="00EF45D8">
        <w:rPr>
          <w:color w:val="auto"/>
        </w:rPr>
        <w:t xml:space="preserve"> </w:t>
      </w:r>
      <w:r w:rsidR="006728E9" w:rsidRPr="00EF45D8">
        <w:rPr>
          <w:color w:val="auto"/>
        </w:rPr>
        <w:t xml:space="preserve"> для пользовател</w:t>
      </w:r>
      <w:r w:rsidR="006728E9" w:rsidRPr="00EF45D8">
        <w:rPr>
          <w:color w:val="auto"/>
          <w:lang w:val="ru-RU"/>
        </w:rPr>
        <w:t>ей</w:t>
      </w:r>
      <w:r w:rsidR="006728E9" w:rsidRPr="00EF45D8">
        <w:rPr>
          <w:color w:val="auto"/>
        </w:rPr>
        <w:t xml:space="preserve"> с ролью «</w:t>
      </w:r>
      <w:r w:rsidR="00772C7B">
        <w:rPr>
          <w:color w:val="auto"/>
          <w:lang w:val="ru-RU"/>
        </w:rPr>
        <w:t>Автор заявки</w:t>
      </w:r>
      <w:r w:rsidR="006728E9" w:rsidRPr="00EF45D8">
        <w:rPr>
          <w:color w:val="auto"/>
        </w:rPr>
        <w:t>»</w:t>
      </w:r>
      <w:bookmarkEnd w:id="31"/>
    </w:p>
    <w:p w14:paraId="073DEBE5" w14:textId="4522C211" w:rsidR="00772C7B" w:rsidRDefault="006728E9" w:rsidP="00772C7B">
      <w:pPr>
        <w:pStyle w:val="ad"/>
        <w:ind w:left="0" w:firstLine="360"/>
        <w:jc w:val="both"/>
        <w:rPr>
          <w:rFonts w:ascii="Times New Roman" w:hAnsi="Times New Roman" w:cs="Times New Roman"/>
          <w:sz w:val="24"/>
          <w:szCs w:val="24"/>
        </w:rPr>
      </w:pPr>
      <w:r w:rsidRPr="00772C7B">
        <w:rPr>
          <w:rFonts w:ascii="Times New Roman" w:hAnsi="Times New Roman" w:cs="Times New Roman"/>
          <w:sz w:val="24"/>
          <w:szCs w:val="24"/>
        </w:rPr>
        <w:t>Пользователю</w:t>
      </w:r>
      <w:r w:rsidR="00DE682B" w:rsidRPr="00772C7B">
        <w:rPr>
          <w:rFonts w:ascii="Times New Roman" w:hAnsi="Times New Roman" w:cs="Times New Roman"/>
          <w:sz w:val="24"/>
          <w:szCs w:val="24"/>
        </w:rPr>
        <w:t xml:space="preserve"> с ролью «</w:t>
      </w:r>
      <w:r w:rsidR="00772C7B" w:rsidRPr="00772C7B">
        <w:rPr>
          <w:rFonts w:ascii="Times New Roman" w:hAnsi="Times New Roman" w:cs="Times New Roman"/>
          <w:sz w:val="24"/>
          <w:szCs w:val="24"/>
        </w:rPr>
        <w:t>Автор заявки</w:t>
      </w:r>
      <w:r w:rsidR="00DE682B" w:rsidRPr="00772C7B">
        <w:rPr>
          <w:rFonts w:ascii="Times New Roman" w:hAnsi="Times New Roman" w:cs="Times New Roman"/>
          <w:sz w:val="24"/>
          <w:szCs w:val="24"/>
        </w:rPr>
        <w:t>»</w:t>
      </w:r>
      <w:r w:rsidR="00005078" w:rsidRPr="00772C7B">
        <w:rPr>
          <w:rFonts w:ascii="Times New Roman" w:hAnsi="Times New Roman" w:cs="Times New Roman"/>
          <w:sz w:val="24"/>
          <w:szCs w:val="24"/>
        </w:rPr>
        <w:t xml:space="preserve"> </w:t>
      </w:r>
      <w:r w:rsidR="00E34783" w:rsidRPr="00772C7B">
        <w:rPr>
          <w:rFonts w:ascii="Times New Roman" w:hAnsi="Times New Roman" w:cs="Times New Roman"/>
          <w:sz w:val="24"/>
          <w:szCs w:val="24"/>
        </w:rPr>
        <w:t>должно быть</w:t>
      </w:r>
      <w:r w:rsidR="00A531A3" w:rsidRPr="00772C7B">
        <w:rPr>
          <w:rFonts w:ascii="Times New Roman" w:hAnsi="Times New Roman" w:cs="Times New Roman"/>
          <w:sz w:val="24"/>
          <w:szCs w:val="24"/>
        </w:rPr>
        <w:t xml:space="preserve"> доступно отображение </w:t>
      </w:r>
      <w:r w:rsidR="00FA26AA" w:rsidRPr="00772C7B">
        <w:rPr>
          <w:rFonts w:ascii="Times New Roman" w:hAnsi="Times New Roman" w:cs="Times New Roman"/>
          <w:sz w:val="24"/>
          <w:szCs w:val="24"/>
        </w:rPr>
        <w:t xml:space="preserve">созданных им </w:t>
      </w:r>
      <w:r w:rsidR="00A531A3" w:rsidRPr="00772C7B">
        <w:rPr>
          <w:rFonts w:ascii="Times New Roman" w:hAnsi="Times New Roman" w:cs="Times New Roman"/>
          <w:sz w:val="24"/>
          <w:szCs w:val="24"/>
        </w:rPr>
        <w:t>заявок</w:t>
      </w:r>
      <w:r w:rsidR="00772C7B" w:rsidRPr="00772C7B">
        <w:rPr>
          <w:rFonts w:ascii="Times New Roman" w:hAnsi="Times New Roman" w:cs="Times New Roman"/>
          <w:sz w:val="24"/>
          <w:szCs w:val="24"/>
        </w:rPr>
        <w:t xml:space="preserve"> на подбор персонала</w:t>
      </w:r>
      <w:r w:rsidR="009C1E54">
        <w:rPr>
          <w:rFonts w:ascii="Times New Roman" w:hAnsi="Times New Roman" w:cs="Times New Roman"/>
          <w:sz w:val="24"/>
          <w:szCs w:val="24"/>
        </w:rPr>
        <w:t xml:space="preserve">, в </w:t>
      </w:r>
      <w:r w:rsidR="003069E4">
        <w:rPr>
          <w:rFonts w:ascii="Times New Roman" w:hAnsi="Times New Roman" w:cs="Times New Roman"/>
          <w:sz w:val="24"/>
          <w:szCs w:val="24"/>
        </w:rPr>
        <w:t>любом статусе заявки</w:t>
      </w:r>
      <w:r w:rsidR="009C1E54">
        <w:rPr>
          <w:rFonts w:ascii="Times New Roman" w:hAnsi="Times New Roman" w:cs="Times New Roman"/>
          <w:sz w:val="24"/>
          <w:szCs w:val="24"/>
        </w:rPr>
        <w:t>.</w:t>
      </w:r>
      <w:r w:rsidR="00772C7B" w:rsidRPr="00772C7B">
        <w:rPr>
          <w:rFonts w:ascii="Times New Roman" w:hAnsi="Times New Roman" w:cs="Times New Roman"/>
          <w:sz w:val="24"/>
          <w:szCs w:val="24"/>
        </w:rPr>
        <w:t xml:space="preserve"> Заявки должны быть представлены в виде списка и </w:t>
      </w:r>
      <w:r w:rsidR="004B7679" w:rsidRPr="00772C7B">
        <w:rPr>
          <w:rFonts w:ascii="Times New Roman" w:hAnsi="Times New Roman" w:cs="Times New Roman"/>
          <w:sz w:val="24"/>
          <w:szCs w:val="24"/>
        </w:rPr>
        <w:t>содержать</w:t>
      </w:r>
      <w:r w:rsidR="00043FB0" w:rsidRPr="00772C7B">
        <w:rPr>
          <w:rFonts w:ascii="Times New Roman" w:hAnsi="Times New Roman" w:cs="Times New Roman"/>
          <w:sz w:val="24"/>
          <w:szCs w:val="24"/>
        </w:rPr>
        <w:t xml:space="preserve"> следующие атрибуты:</w:t>
      </w:r>
    </w:p>
    <w:p w14:paraId="268DB5C6" w14:textId="77777777" w:rsidR="00B52ECE" w:rsidRDefault="00B52ECE" w:rsidP="00772C7B">
      <w:pPr>
        <w:pStyle w:val="ad"/>
        <w:ind w:left="0" w:firstLine="360"/>
        <w:jc w:val="both"/>
        <w:rPr>
          <w:rFonts w:ascii="Times New Roman" w:hAnsi="Times New Roman" w:cs="Times New Roman"/>
          <w:sz w:val="24"/>
          <w:szCs w:val="24"/>
        </w:rPr>
      </w:pPr>
    </w:p>
    <w:p w14:paraId="6CCBF94D" w14:textId="2CC26719" w:rsidR="00B52ECE" w:rsidRPr="00564496" w:rsidRDefault="00B52ECE" w:rsidP="00564496">
      <w:pPr>
        <w:pStyle w:val="aff4"/>
      </w:pPr>
      <w:r>
        <w:t xml:space="preserve">Таблица </w:t>
      </w:r>
      <w:r w:rsidR="0062504F">
        <w:fldChar w:fldCharType="begin"/>
      </w:r>
      <w:r w:rsidR="0062504F">
        <w:instrText xml:space="preserve"> SEQ Таблица \* ARABIC </w:instrText>
      </w:r>
      <w:r w:rsidR="0062504F">
        <w:fldChar w:fldCharType="separate"/>
      </w:r>
      <w:r w:rsidR="00074981">
        <w:rPr>
          <w:noProof/>
        </w:rPr>
        <w:t>6</w:t>
      </w:r>
      <w:r w:rsidR="0062504F">
        <w:rPr>
          <w:noProof/>
        </w:rPr>
        <w:fldChar w:fldCharType="end"/>
      </w:r>
      <w:r>
        <w:t>. Атрибуты списочного представления заявок у Автора заявки</w:t>
      </w:r>
    </w:p>
    <w:tbl>
      <w:tblPr>
        <w:tblStyle w:val="25"/>
        <w:tblW w:w="5000" w:type="pct"/>
        <w:tblLook w:val="04A0" w:firstRow="1" w:lastRow="0" w:firstColumn="1" w:lastColumn="0" w:noHBand="0" w:noVBand="1"/>
      </w:tblPr>
      <w:tblGrid>
        <w:gridCol w:w="2619"/>
        <w:gridCol w:w="3051"/>
        <w:gridCol w:w="3967"/>
      </w:tblGrid>
      <w:tr w:rsidR="00B52ECE" w:rsidRPr="00633CE1" w14:paraId="2019FA4D" w14:textId="77777777" w:rsidTr="00B52EC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pct"/>
            <w:shd w:val="clear" w:color="auto" w:fill="D0CECE" w:themeFill="background2" w:themeFillShade="E6"/>
          </w:tcPr>
          <w:p w14:paraId="75A12A1F" w14:textId="05465C0F" w:rsidR="00B52ECE" w:rsidRPr="002D3320" w:rsidRDefault="00B52ECE" w:rsidP="000D29A7">
            <w:pPr>
              <w:pStyle w:val="afa"/>
              <w:ind w:firstLine="0"/>
              <w:jc w:val="left"/>
              <w:rPr>
                <w:lang w:eastAsia="x-none"/>
              </w:rPr>
            </w:pPr>
            <w:r>
              <w:lastRenderedPageBreak/>
              <w:t xml:space="preserve">Название </w:t>
            </w:r>
            <w:r w:rsidRPr="00B52ECE">
              <w:t>атрибута</w:t>
            </w:r>
          </w:p>
        </w:tc>
        <w:tc>
          <w:tcPr>
            <w:tcW w:w="1583" w:type="pct"/>
            <w:shd w:val="clear" w:color="auto" w:fill="D0CECE" w:themeFill="background2" w:themeFillShade="E6"/>
          </w:tcPr>
          <w:p w14:paraId="3C18D769" w14:textId="6EC1850C" w:rsidR="00B52ECE" w:rsidRPr="002D3320" w:rsidRDefault="00B52ECE" w:rsidP="000D29A7">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del w:id="32" w:author="Инна Карелина" w:date="2021-08-11T15:22:00Z">
              <w:r w:rsidRPr="00B52ECE" w:rsidDel="005A27AE">
                <w:delText>Название поля в БД</w:delText>
              </w:r>
            </w:del>
            <w:ins w:id="33" w:author="Инна Карелина" w:date="2021-08-11T15:22:00Z">
              <w:r w:rsidR="005A27AE">
                <w:t xml:space="preserve">Описание </w:t>
              </w:r>
            </w:ins>
          </w:p>
        </w:tc>
        <w:tc>
          <w:tcPr>
            <w:tcW w:w="2058" w:type="pct"/>
            <w:shd w:val="clear" w:color="auto" w:fill="D0CECE" w:themeFill="background2" w:themeFillShade="E6"/>
          </w:tcPr>
          <w:p w14:paraId="200CA4C6" w14:textId="6EBC92AD" w:rsidR="00B52ECE" w:rsidRPr="002D3320" w:rsidRDefault="000D29A7" w:rsidP="00B52ECE">
            <w:pPr>
              <w:pStyle w:val="afa"/>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Дополнительно</w:t>
            </w:r>
          </w:p>
        </w:tc>
      </w:tr>
      <w:tr w:rsidR="00B52ECE" w:rsidRPr="00633CE1" w14:paraId="5A23CD84" w14:textId="77777777" w:rsidTr="00B52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0940448E" w14:textId="1AAB7DC6" w:rsidR="00B52ECE" w:rsidRPr="002D3320" w:rsidRDefault="00B52ECE" w:rsidP="00B52ECE">
            <w:r>
              <w:rPr>
                <w:sz w:val="24"/>
                <w:szCs w:val="24"/>
              </w:rPr>
              <w:t>Номер заявки</w:t>
            </w:r>
          </w:p>
        </w:tc>
        <w:tc>
          <w:tcPr>
            <w:tcW w:w="1583" w:type="pct"/>
          </w:tcPr>
          <w:p w14:paraId="74A03B7B" w14:textId="75D81DE4" w:rsidR="00B52ECE" w:rsidRPr="002D3320" w:rsidRDefault="00B52ECE" w:rsidP="00B52ECE">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Номер заявки</w:t>
            </w:r>
          </w:p>
        </w:tc>
        <w:tc>
          <w:tcPr>
            <w:tcW w:w="2058" w:type="pct"/>
          </w:tcPr>
          <w:p w14:paraId="7F938A0B" w14:textId="77777777" w:rsidR="00B52ECE" w:rsidRPr="002D3320" w:rsidRDefault="00B52ECE" w:rsidP="00B52ECE">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B52ECE" w:rsidRPr="00633CE1" w14:paraId="544E3FE5" w14:textId="77777777" w:rsidTr="00B52ECE">
        <w:tc>
          <w:tcPr>
            <w:cnfStyle w:val="001000000000" w:firstRow="0" w:lastRow="0" w:firstColumn="1" w:lastColumn="0" w:oddVBand="0" w:evenVBand="0" w:oddHBand="0" w:evenHBand="0" w:firstRowFirstColumn="0" w:firstRowLastColumn="0" w:lastRowFirstColumn="0" w:lastRowLastColumn="0"/>
            <w:tcW w:w="1359" w:type="pct"/>
          </w:tcPr>
          <w:p w14:paraId="2A90352B" w14:textId="4004E1A8" w:rsidR="00B52ECE" w:rsidRPr="002D3320" w:rsidRDefault="00B52ECE" w:rsidP="00B52ECE">
            <w:pPr>
              <w:pStyle w:val="afa"/>
              <w:ind w:firstLine="0"/>
            </w:pPr>
            <w:r w:rsidRPr="00B52ECE">
              <w:t>Дата заявки</w:t>
            </w:r>
          </w:p>
        </w:tc>
        <w:tc>
          <w:tcPr>
            <w:tcW w:w="1583" w:type="pct"/>
          </w:tcPr>
          <w:p w14:paraId="3A080EC6" w14:textId="60A79C2C" w:rsidR="00B52ECE" w:rsidRPr="002D3320" w:rsidRDefault="00B52ECE" w:rsidP="00B52ECE">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Дата создания заявки</w:t>
            </w:r>
          </w:p>
        </w:tc>
        <w:tc>
          <w:tcPr>
            <w:tcW w:w="2058" w:type="pct"/>
          </w:tcPr>
          <w:p w14:paraId="3ECCDD30" w14:textId="51532345" w:rsidR="00B52ECE" w:rsidRPr="002D3320" w:rsidRDefault="00B52ECE" w:rsidP="00B52ECE">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B52ECE" w:rsidRPr="00633CE1" w14:paraId="22CCA90A" w14:textId="77777777" w:rsidTr="00B52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58F61CA4" w14:textId="59D413AF" w:rsidR="00B52ECE" w:rsidRDefault="00B52ECE" w:rsidP="00B52ECE">
            <w:pPr>
              <w:pStyle w:val="afa"/>
              <w:ind w:firstLine="0"/>
            </w:pPr>
            <w:r w:rsidRPr="00B52ECE">
              <w:t>Статус заявки</w:t>
            </w:r>
          </w:p>
        </w:tc>
        <w:tc>
          <w:tcPr>
            <w:tcW w:w="1583" w:type="pct"/>
          </w:tcPr>
          <w:p w14:paraId="76FC21D5" w14:textId="0689F6FE" w:rsidR="00B52ECE" w:rsidRPr="002D3320" w:rsidRDefault="00B52ECE" w:rsidP="00B52ECE">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Статус заявки</w:t>
            </w:r>
          </w:p>
        </w:tc>
        <w:tc>
          <w:tcPr>
            <w:tcW w:w="2058" w:type="pct"/>
          </w:tcPr>
          <w:p w14:paraId="525F0842" w14:textId="37DB6560" w:rsidR="00B52ECE" w:rsidRDefault="00B52ECE" w:rsidP="00B52ECE">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B52ECE" w:rsidRPr="00633CE1" w14:paraId="4CD2309F" w14:textId="77777777" w:rsidTr="00B52ECE">
        <w:tc>
          <w:tcPr>
            <w:cnfStyle w:val="001000000000" w:firstRow="0" w:lastRow="0" w:firstColumn="1" w:lastColumn="0" w:oddVBand="0" w:evenVBand="0" w:oddHBand="0" w:evenHBand="0" w:firstRowFirstColumn="0" w:firstRowLastColumn="0" w:lastRowFirstColumn="0" w:lastRowLastColumn="0"/>
            <w:tcW w:w="1359" w:type="pct"/>
          </w:tcPr>
          <w:p w14:paraId="207DAF0A" w14:textId="0B9946F6" w:rsidR="00B52ECE" w:rsidRPr="00107833" w:rsidRDefault="00B52ECE" w:rsidP="00B52ECE">
            <w:pPr>
              <w:pStyle w:val="afa"/>
              <w:ind w:firstLine="0"/>
            </w:pPr>
            <w:r w:rsidRPr="00B52ECE">
              <w:t>Должность</w:t>
            </w:r>
          </w:p>
        </w:tc>
        <w:tc>
          <w:tcPr>
            <w:tcW w:w="1583" w:type="pct"/>
          </w:tcPr>
          <w:p w14:paraId="6ACC3966" w14:textId="23533AAE" w:rsidR="00B52ECE" w:rsidRPr="002D3320" w:rsidRDefault="001144E5" w:rsidP="00B52ECE">
            <w:pPr>
              <w:pStyle w:val="afa"/>
              <w:ind w:firstLine="0"/>
              <w:jc w:val="left"/>
              <w:cnfStyle w:val="000000000000" w:firstRow="0" w:lastRow="0" w:firstColumn="0" w:lastColumn="0" w:oddVBand="0" w:evenVBand="0" w:oddHBand="0" w:evenHBand="0" w:firstRowFirstColumn="0" w:firstRowLastColumn="0" w:lastRowFirstColumn="0" w:lastRowLastColumn="0"/>
            </w:pPr>
            <w:ins w:id="34" w:author="Инна Карелина" w:date="2021-08-11T15:24:00Z">
              <w:r w:rsidRPr="001144E5">
                <w:t>Вакансия штатного расписания</w:t>
              </w:r>
            </w:ins>
            <w:commentRangeStart w:id="35"/>
            <w:commentRangeStart w:id="36"/>
            <w:del w:id="37" w:author="Инна Карелина" w:date="2021-08-11T15:24:00Z">
              <w:r w:rsidR="00B52ECE" w:rsidDel="001144E5">
                <w:delText>Наименование вакансии для публикации</w:delText>
              </w:r>
              <w:commentRangeEnd w:id="35"/>
              <w:r w:rsidR="00730168" w:rsidDel="001144E5">
                <w:commentReference w:id="35"/>
              </w:r>
              <w:commentRangeEnd w:id="36"/>
              <w:r w:rsidR="00B52ECE" w:rsidDel="001144E5">
                <w:commentReference w:id="36"/>
              </w:r>
            </w:del>
          </w:p>
        </w:tc>
        <w:tc>
          <w:tcPr>
            <w:tcW w:w="2058" w:type="pct"/>
          </w:tcPr>
          <w:p w14:paraId="37C2F232" w14:textId="76CCE458" w:rsidR="00B52ECE" w:rsidRDefault="00B52ECE" w:rsidP="00B52ECE">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B52ECE" w:rsidRPr="00633CE1" w14:paraId="657D29A2" w14:textId="77777777" w:rsidTr="00B52E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36A0100A" w14:textId="5FF43B36" w:rsidR="00B52ECE" w:rsidRPr="00421F92" w:rsidRDefault="00B52ECE" w:rsidP="00B52ECE">
            <w:pPr>
              <w:pStyle w:val="afa"/>
              <w:ind w:firstLine="0"/>
            </w:pPr>
            <w:r w:rsidRPr="00B52ECE">
              <w:t>Исполнитель</w:t>
            </w:r>
            <w:r>
              <w:t xml:space="preserve"> </w:t>
            </w:r>
          </w:p>
        </w:tc>
        <w:tc>
          <w:tcPr>
            <w:tcW w:w="1583" w:type="pct"/>
          </w:tcPr>
          <w:p w14:paraId="0F839E95" w14:textId="5F73ABF1" w:rsidR="00B52ECE" w:rsidRPr="002D3320" w:rsidRDefault="00B52ECE" w:rsidP="00B52ECE">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del w:id="38" w:author="Инна Карелина" w:date="2021-08-11T15:22:00Z">
              <w:r w:rsidDel="005A27AE">
                <w:rPr>
                  <w:lang w:eastAsia="x-none"/>
                </w:rPr>
                <w:delText>Аккаунт</w:delText>
              </w:r>
            </w:del>
            <w:ins w:id="39" w:author="Инна Карелина" w:date="2021-08-11T15:22:00Z">
              <w:r w:rsidR="005A27AE">
                <w:rPr>
                  <w:lang w:eastAsia="x-none"/>
                </w:rPr>
                <w:t>Рекрутер</w:t>
              </w:r>
            </w:ins>
          </w:p>
        </w:tc>
        <w:tc>
          <w:tcPr>
            <w:tcW w:w="2058" w:type="pct"/>
          </w:tcPr>
          <w:p w14:paraId="47676AE8" w14:textId="3430DC5D" w:rsidR="00B52ECE" w:rsidRDefault="00B52ECE" w:rsidP="00B52ECE">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пользователя</w:t>
            </w:r>
          </w:p>
        </w:tc>
      </w:tr>
    </w:tbl>
    <w:p w14:paraId="74861644" w14:textId="77777777" w:rsidR="00B52ECE" w:rsidRDefault="00B52ECE" w:rsidP="009C1E54">
      <w:pPr>
        <w:pStyle w:val="ad"/>
        <w:spacing w:line="480" w:lineRule="auto"/>
        <w:jc w:val="both"/>
        <w:rPr>
          <w:rFonts w:ascii="Times New Roman" w:hAnsi="Times New Roman" w:cs="Times New Roman"/>
          <w:sz w:val="24"/>
          <w:szCs w:val="24"/>
        </w:rPr>
      </w:pPr>
    </w:p>
    <w:p w14:paraId="2933F64D" w14:textId="32DD72B3" w:rsidR="009C1E54" w:rsidRPr="009C1E54" w:rsidRDefault="00722A43" w:rsidP="00983611">
      <w:pPr>
        <w:pStyle w:val="afa"/>
        <w:rPr>
          <w:strike/>
        </w:rPr>
      </w:pPr>
      <w:r>
        <w:t xml:space="preserve">Для </w:t>
      </w:r>
      <w:r w:rsidR="00A57D9E">
        <w:t>Автора заявки</w:t>
      </w:r>
      <w:r>
        <w:t xml:space="preserve"> на странице сервиса должны быть предусмотрены цветовые индикации </w:t>
      </w:r>
      <w:r w:rsidRPr="00D54520">
        <w:rPr>
          <w:noProof/>
        </w:rPr>
        <w:drawing>
          <wp:inline distT="0" distB="0" distL="0" distR="0" wp14:anchorId="4F093C45" wp14:editId="04ADC6F9">
            <wp:extent cx="593238" cy="1752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2">
                      <a:extLst>
                        <a:ext uri="{28A0092B-C50C-407E-A947-70E740481C1C}">
                          <a14:useLocalDpi xmlns:a14="http://schemas.microsoft.com/office/drawing/2010/main" val="0"/>
                        </a:ext>
                      </a:extLst>
                    </a:blip>
                    <a:stretch>
                      <a:fillRect/>
                    </a:stretch>
                  </pic:blipFill>
                  <pic:spPr>
                    <a:xfrm>
                      <a:off x="0" y="0"/>
                      <a:ext cx="593238" cy="175275"/>
                    </a:xfrm>
                    <a:prstGeom prst="rect">
                      <a:avLst/>
                    </a:prstGeom>
                  </pic:spPr>
                </pic:pic>
              </a:graphicData>
            </a:graphic>
          </wp:inline>
        </w:drawing>
      </w:r>
      <w:r>
        <w:t xml:space="preserve"> </w:t>
      </w:r>
      <w:r w:rsidR="00B61860">
        <w:t>красного</w:t>
      </w:r>
      <w:r>
        <w:t xml:space="preserve"> цвета для статуса </w:t>
      </w:r>
      <w:r w:rsidRPr="00156946">
        <w:t>«</w:t>
      </w:r>
      <w:r w:rsidR="00B61860">
        <w:t>Отклонена</w:t>
      </w:r>
      <w:r w:rsidRPr="00156946">
        <w:t>»</w:t>
      </w:r>
      <w:r w:rsidR="00B52ECE">
        <w:t>.</w:t>
      </w:r>
    </w:p>
    <w:p w14:paraId="320894E9" w14:textId="66CC9131" w:rsidR="007E47D4" w:rsidRDefault="001B6306" w:rsidP="00EF45D8">
      <w:pPr>
        <w:pStyle w:val="afa"/>
        <w:keepNext/>
        <w:ind w:firstLine="0"/>
        <w:jc w:val="center"/>
      </w:pPr>
      <w:r>
        <w:rPr>
          <w:noProof/>
        </w:rPr>
        <w:t xml:space="preserve"> </w:t>
      </w:r>
      <w:r w:rsidR="6834144A">
        <w:rPr>
          <w:noProof/>
        </w:rPr>
        <w:drawing>
          <wp:inline distT="0" distB="0" distL="0" distR="0" wp14:anchorId="4D1AA38B" wp14:editId="2D1F91E7">
            <wp:extent cx="5155481" cy="2363585"/>
            <wp:effectExtent l="0" t="0" r="7620" b="0"/>
            <wp:docPr id="1303672224" name="Рисунок 130367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224" name="Рисунок 1303672224"/>
                    <pic:cNvPicPr/>
                  </pic:nvPicPr>
                  <pic:blipFill>
                    <a:blip r:embed="rId33" cstate="print">
                      <a:extLst>
                        <a:ext uri="{28A0092B-C50C-407E-A947-70E740481C1C}">
                          <a14:useLocalDpi xmlns:a14="http://schemas.microsoft.com/office/drawing/2010/main" val="0"/>
                        </a:ext>
                      </a:extLst>
                    </a:blip>
                    <a:srcRect l="682" r="682"/>
                    <a:stretch>
                      <a:fillRect/>
                    </a:stretch>
                  </pic:blipFill>
                  <pic:spPr bwMode="auto">
                    <a:xfrm>
                      <a:off x="0" y="0"/>
                      <a:ext cx="5155481" cy="2363585"/>
                    </a:xfrm>
                    <a:prstGeom prst="rect">
                      <a:avLst/>
                    </a:prstGeom>
                    <a:ln>
                      <a:noFill/>
                    </a:ln>
                    <a:extLst>
                      <a:ext uri="{53640926-AAD7-44D8-BBD7-CCE9431645EC}">
                        <a14:shadowObscured xmlns:a14="http://schemas.microsoft.com/office/drawing/2010/main"/>
                      </a:ext>
                    </a:extLst>
                  </pic:spPr>
                </pic:pic>
              </a:graphicData>
            </a:graphic>
          </wp:inline>
        </w:drawing>
      </w:r>
    </w:p>
    <w:p w14:paraId="396D5036" w14:textId="276C796F" w:rsidR="00043FB0" w:rsidRDefault="007E47D4">
      <w:pPr>
        <w:pStyle w:val="aff0"/>
      </w:pPr>
      <w:r>
        <w:t xml:space="preserve">Рисунок </w:t>
      </w:r>
      <w:r w:rsidR="0040354F">
        <w:fldChar w:fldCharType="begin"/>
      </w:r>
      <w:r w:rsidR="0040354F">
        <w:instrText xml:space="preserve"> SEQ Рисунок \* ARABIC </w:instrText>
      </w:r>
      <w:r w:rsidR="0040354F">
        <w:fldChar w:fldCharType="separate"/>
      </w:r>
      <w:r w:rsidR="00A53570">
        <w:rPr>
          <w:noProof/>
        </w:rPr>
        <w:t>3</w:t>
      </w:r>
      <w:r w:rsidR="0040354F">
        <w:fldChar w:fldCharType="end"/>
      </w:r>
      <w:r w:rsidR="003A3805">
        <w:t>.</w:t>
      </w:r>
      <w:r w:rsidR="003A3805" w:rsidRPr="003A3805">
        <w:t xml:space="preserve"> </w:t>
      </w:r>
      <w:r w:rsidR="003A3805" w:rsidRPr="0060742B">
        <w:t>Страница сервиса «Заявки на канцтовары» для пользователей с ролью «</w:t>
      </w:r>
      <w:r w:rsidR="00AC41D7">
        <w:rPr>
          <w:lang w:val="ru-RU"/>
        </w:rPr>
        <w:t>Автор заявки</w:t>
      </w:r>
      <w:r w:rsidR="003A3805" w:rsidRPr="0060742B">
        <w:t>»</w:t>
      </w:r>
    </w:p>
    <w:p w14:paraId="4B16DEBE" w14:textId="77777777" w:rsidR="00D13F66" w:rsidRPr="00EF45D8" w:rsidRDefault="00D13F66" w:rsidP="00EF45D8">
      <w:pPr>
        <w:rPr>
          <w:lang w:val="x-none" w:eastAsia="x-none"/>
        </w:rPr>
      </w:pPr>
    </w:p>
    <w:p w14:paraId="2B54B878" w14:textId="7A434208" w:rsidR="001142A7" w:rsidRPr="00EF45D8" w:rsidRDefault="001142A7" w:rsidP="00EF45D8">
      <w:pPr>
        <w:pStyle w:val="3"/>
      </w:pPr>
      <w:bookmarkStart w:id="40" w:name="_Toc79400113"/>
      <w:r w:rsidRPr="00EF45D8">
        <w:t xml:space="preserve">Страница </w:t>
      </w:r>
      <w:r w:rsidR="00DE682B" w:rsidRPr="00EF45D8">
        <w:t xml:space="preserve">сервиса </w:t>
      </w:r>
      <w:r w:rsidRPr="00EF45D8">
        <w:t xml:space="preserve">для </w:t>
      </w:r>
      <w:r>
        <w:t>пользовател</w:t>
      </w:r>
      <w:r w:rsidRPr="00EF45D8">
        <w:t>ей</w:t>
      </w:r>
      <w:r>
        <w:t xml:space="preserve"> с роль</w:t>
      </w:r>
      <w:r w:rsidR="00D13F66" w:rsidRPr="00EF45D8">
        <w:t xml:space="preserve">ю </w:t>
      </w:r>
      <w:r w:rsidR="002C240F">
        <w:rPr>
          <w:lang w:val="ru-RU"/>
        </w:rPr>
        <w:t xml:space="preserve"> «</w:t>
      </w:r>
      <w:r w:rsidR="009C1E54">
        <w:rPr>
          <w:lang w:val="ru-RU"/>
        </w:rPr>
        <w:t>Аккаунт</w:t>
      </w:r>
      <w:r>
        <w:t>»</w:t>
      </w:r>
      <w:bookmarkEnd w:id="40"/>
      <w:r w:rsidR="00317ABE" w:rsidRPr="00EF45D8">
        <w:t xml:space="preserve"> </w:t>
      </w:r>
    </w:p>
    <w:p w14:paraId="2E5E991A" w14:textId="65104824" w:rsidR="009C1E54" w:rsidRDefault="002C240F" w:rsidP="00EF45D8">
      <w:pPr>
        <w:pStyle w:val="afa"/>
      </w:pPr>
      <w:r>
        <w:t>П</w:t>
      </w:r>
      <w:r w:rsidR="009C1E54">
        <w:t xml:space="preserve">ользователь Портала, </w:t>
      </w:r>
      <w:r>
        <w:t>назначенный на роль</w:t>
      </w:r>
      <w:r w:rsidR="009C1E54">
        <w:t xml:space="preserve"> </w:t>
      </w:r>
      <w:r w:rsidR="008471EA">
        <w:t>Аккаунта (выбор сотрудника в поле «Аккаунт»),</w:t>
      </w:r>
      <w:r w:rsidR="009C1E54">
        <w:t xml:space="preserve"> назначается правами </w:t>
      </w:r>
      <w:r w:rsidR="00172795">
        <w:t>Аккаунта для</w:t>
      </w:r>
      <w:r w:rsidR="009C1E54">
        <w:t xml:space="preserve"> согласовани</w:t>
      </w:r>
      <w:r w:rsidR="00172795">
        <w:t>я</w:t>
      </w:r>
      <w:r w:rsidR="009C1E54">
        <w:t xml:space="preserve"> заявки.</w:t>
      </w:r>
      <w:r w:rsidR="00172795">
        <w:t xml:space="preserve"> </w:t>
      </w:r>
    </w:p>
    <w:p w14:paraId="0038519A" w14:textId="61070311" w:rsidR="00BA73BD" w:rsidRDefault="00172795" w:rsidP="00EF45D8">
      <w:pPr>
        <w:pStyle w:val="afa"/>
      </w:pPr>
      <w:r>
        <w:t>Пользователю с правами «Руководитель/Аккаунт»</w:t>
      </w:r>
      <w:r w:rsidR="00BA73BD">
        <w:t xml:space="preserve"> должно быть доступно отображение следующих блоков (вкладок):</w:t>
      </w:r>
    </w:p>
    <w:p w14:paraId="0B9F3A92" w14:textId="04D1B66E" w:rsidR="00BA73BD" w:rsidRDefault="00BA73BD" w:rsidP="00E25FC5">
      <w:pPr>
        <w:pStyle w:val="ad"/>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«Мои заявки» (заявки, в которых инициатором выступает сам </w:t>
      </w:r>
      <w:r w:rsidR="00172795">
        <w:rPr>
          <w:rFonts w:ascii="Times New Roman" w:hAnsi="Times New Roman" w:cs="Times New Roman"/>
          <w:sz w:val="24"/>
          <w:szCs w:val="24"/>
        </w:rPr>
        <w:t>Р</w:t>
      </w:r>
      <w:r>
        <w:rPr>
          <w:rFonts w:ascii="Times New Roman" w:hAnsi="Times New Roman" w:cs="Times New Roman"/>
          <w:sz w:val="24"/>
          <w:szCs w:val="24"/>
        </w:rPr>
        <w:t>уководитель);</w:t>
      </w:r>
    </w:p>
    <w:p w14:paraId="76969A4D" w14:textId="650D83AE" w:rsidR="00BA73BD" w:rsidRDefault="00BA73BD" w:rsidP="00E25FC5">
      <w:pPr>
        <w:pStyle w:val="ad"/>
        <w:numPr>
          <w:ilvl w:val="0"/>
          <w:numId w:val="10"/>
        </w:numPr>
        <w:jc w:val="both"/>
        <w:rPr>
          <w:rFonts w:ascii="Times New Roman" w:hAnsi="Times New Roman" w:cs="Times New Roman"/>
          <w:sz w:val="24"/>
          <w:szCs w:val="24"/>
        </w:rPr>
      </w:pPr>
      <w:r>
        <w:rPr>
          <w:rFonts w:ascii="Times New Roman" w:hAnsi="Times New Roman" w:cs="Times New Roman"/>
          <w:sz w:val="24"/>
          <w:szCs w:val="24"/>
        </w:rPr>
        <w:t>«У меня на рассмотрении» (заявки требующие согласования).</w:t>
      </w:r>
    </w:p>
    <w:p w14:paraId="5281A89D" w14:textId="5A318925" w:rsidR="00172795" w:rsidRPr="008471EA" w:rsidRDefault="00172795" w:rsidP="00E25FC5">
      <w:pPr>
        <w:pStyle w:val="ad"/>
        <w:numPr>
          <w:ilvl w:val="0"/>
          <w:numId w:val="10"/>
        </w:numPr>
        <w:jc w:val="both"/>
        <w:rPr>
          <w:rFonts w:ascii="Times New Roman" w:hAnsi="Times New Roman" w:cs="Times New Roman"/>
          <w:sz w:val="24"/>
          <w:szCs w:val="24"/>
        </w:rPr>
      </w:pPr>
      <w:commentRangeStart w:id="41"/>
      <w:r w:rsidRPr="008471EA">
        <w:rPr>
          <w:rFonts w:ascii="Times New Roman" w:hAnsi="Times New Roman" w:cs="Times New Roman"/>
          <w:sz w:val="24"/>
          <w:szCs w:val="24"/>
        </w:rPr>
        <w:t xml:space="preserve">«Исполненные» </w:t>
      </w:r>
      <w:commentRangeEnd w:id="41"/>
      <w:r w:rsidRPr="008471EA">
        <w:rPr>
          <w:rStyle w:val="afb"/>
        </w:rPr>
        <w:commentReference w:id="41"/>
      </w:r>
    </w:p>
    <w:p w14:paraId="479F88E1" w14:textId="22825CED" w:rsidR="00A12FB4" w:rsidRDefault="00A12FB4" w:rsidP="00E77F01">
      <w:pPr>
        <w:pStyle w:val="afa"/>
      </w:pPr>
      <w:r w:rsidRPr="00710BD4">
        <w:t xml:space="preserve">В сервисе должна быть </w:t>
      </w:r>
      <w:r>
        <w:t xml:space="preserve">предусмотрена </w:t>
      </w:r>
      <w:r w:rsidRPr="00710BD4">
        <w:t>индикация «</w:t>
      </w:r>
      <w:r w:rsidRPr="00710BD4">
        <w:rPr>
          <w:noProof/>
        </w:rPr>
        <w:drawing>
          <wp:inline distT="0" distB="0" distL="0" distR="0" wp14:anchorId="4E52E9B1" wp14:editId="5DDC0FDA">
            <wp:extent cx="1485899" cy="358140"/>
            <wp:effectExtent l="0" t="0" r="635" b="3810"/>
            <wp:docPr id="1303672239" name="Рисунок 130367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788"/>
                    <a:stretch/>
                  </pic:blipFill>
                  <pic:spPr bwMode="auto">
                    <a:xfrm>
                      <a:off x="0" y="0"/>
                      <a:ext cx="1486029" cy="358171"/>
                    </a:xfrm>
                    <a:prstGeom prst="rect">
                      <a:avLst/>
                    </a:prstGeom>
                    <a:ln>
                      <a:noFill/>
                    </a:ln>
                    <a:extLst>
                      <a:ext uri="{53640926-AAD7-44D8-BBD7-CCE9431645EC}">
                        <a14:shadowObscured xmlns:a14="http://schemas.microsoft.com/office/drawing/2010/main"/>
                      </a:ext>
                    </a:extLst>
                  </pic:spPr>
                </pic:pic>
              </a:graphicData>
            </a:graphic>
          </wp:inline>
        </w:drawing>
      </w:r>
      <w:r w:rsidRPr="00710BD4">
        <w:t>»о поступлении новых</w:t>
      </w:r>
      <w:r>
        <w:t xml:space="preserve"> </w:t>
      </w:r>
      <w:r w:rsidRPr="00710BD4">
        <w:t>заявок на исполнение (над блоком «У меня на рассмотрении»)</w:t>
      </w:r>
      <w:r w:rsidR="008471EA">
        <w:t xml:space="preserve">. Индикация должна отображаться при появлении </w:t>
      </w:r>
      <w:r w:rsidR="00C34D34">
        <w:t xml:space="preserve">новых </w:t>
      </w:r>
      <w:r w:rsidR="008471EA">
        <w:t>заявок в статусе «На рассмотрении».</w:t>
      </w:r>
    </w:p>
    <w:p w14:paraId="058A517D" w14:textId="77777777" w:rsidR="00A13C3A" w:rsidRDefault="00A13C3A" w:rsidP="00A13C3A">
      <w:pPr>
        <w:pStyle w:val="afa"/>
      </w:pPr>
      <w:r>
        <w:lastRenderedPageBreak/>
        <w:t>У пользователя с ролью «Аккаунт» должна отображаться кнопка «Реестр заявок», которая должна переадресовывать пользователя на страницу сервиса «Реестр заявок на подбор. Аккаунт»</w:t>
      </w:r>
    </w:p>
    <w:p w14:paraId="2664DF09" w14:textId="48B72C8D" w:rsidR="00A13C3A" w:rsidRDefault="00A13C3A" w:rsidP="00A13C3A">
      <w:pPr>
        <w:pStyle w:val="afa"/>
      </w:pPr>
      <w:commentRangeStart w:id="42"/>
      <w:commentRangeStart w:id="43"/>
      <w:r>
        <w:t>У пользователя с ролью «Аккаунт» должна отображаться кнопка «Обновить», позволяющая обновлять список заявок</w:t>
      </w:r>
      <w:r w:rsidR="008471EA">
        <w:t xml:space="preserve"> </w:t>
      </w:r>
      <w:del w:id="44" w:author="Инна Карелина" w:date="2021-08-11T15:25:00Z">
        <w:r w:rsidR="008471EA" w:rsidDel="001144E5">
          <w:delText>заявок</w:delText>
        </w:r>
        <w:r w:rsidDel="001144E5">
          <w:delText xml:space="preserve"> </w:delText>
        </w:r>
      </w:del>
      <w:r>
        <w:t xml:space="preserve">при нажатии на кнопку. </w:t>
      </w:r>
      <w:commentRangeEnd w:id="42"/>
      <w:r>
        <w:commentReference w:id="42"/>
      </w:r>
      <w:commentRangeEnd w:id="43"/>
      <w:r>
        <w:commentReference w:id="43"/>
      </w:r>
    </w:p>
    <w:p w14:paraId="3967366B" w14:textId="77777777" w:rsidR="00A12FB4" w:rsidRPr="00A13C3A" w:rsidRDefault="00A12FB4" w:rsidP="00A13C3A">
      <w:pPr>
        <w:jc w:val="both"/>
        <w:rPr>
          <w:rFonts w:ascii="Times New Roman" w:hAnsi="Times New Roman" w:cs="Times New Roman"/>
          <w:strike/>
          <w:sz w:val="24"/>
          <w:szCs w:val="24"/>
        </w:rPr>
      </w:pPr>
    </w:p>
    <w:p w14:paraId="38D20EC0" w14:textId="77777777" w:rsidR="00C74558" w:rsidRPr="00710BD4" w:rsidRDefault="00C74558" w:rsidP="00C74558">
      <w:pPr>
        <w:pStyle w:val="4"/>
        <w:tabs>
          <w:tab w:val="clear" w:pos="1356"/>
          <w:tab w:val="num" w:pos="1072"/>
        </w:tabs>
        <w:ind w:left="1072"/>
      </w:pPr>
      <w:bookmarkStart w:id="45" w:name="_Toc79400114"/>
      <w:r>
        <w:t>Блок «</w:t>
      </w:r>
      <w:r>
        <w:rPr>
          <w:lang w:val="ru-RU"/>
        </w:rPr>
        <w:t>Мои заявки</w:t>
      </w:r>
      <w:r w:rsidRPr="009E7C7B">
        <w:t>»</w:t>
      </w:r>
      <w:bookmarkEnd w:id="45"/>
      <w:r>
        <w:t xml:space="preserve"> </w:t>
      </w:r>
    </w:p>
    <w:p w14:paraId="66578B48" w14:textId="693DF208" w:rsidR="00EB41AE" w:rsidRDefault="00EB41AE" w:rsidP="00C74558">
      <w:pPr>
        <w:pStyle w:val="afa"/>
      </w:pPr>
      <w:r>
        <w:t xml:space="preserve">Блок «Мои заявки» должен </w:t>
      </w:r>
      <w:r w:rsidR="00A70736">
        <w:t xml:space="preserve">отображать </w:t>
      </w:r>
      <w:r w:rsidRPr="002C60CE">
        <w:t>атрибуты</w:t>
      </w:r>
      <w:r>
        <w:t xml:space="preserve"> списка заявок аналогичные </w:t>
      </w:r>
      <w:r w:rsidR="00A70736">
        <w:t>перечисленным атрибутам в пункте 5.2.1, так как</w:t>
      </w:r>
      <w:r w:rsidR="002C240F">
        <w:t xml:space="preserve"> данный</w:t>
      </w:r>
      <w:r w:rsidR="00A70736">
        <w:t xml:space="preserve"> пользователь в данном случае выступает в роли </w:t>
      </w:r>
      <w:r w:rsidR="002C240F">
        <w:t>А</w:t>
      </w:r>
      <w:r w:rsidR="00A70736">
        <w:t xml:space="preserve">втора заявки. </w:t>
      </w:r>
    </w:p>
    <w:p w14:paraId="0839C791" w14:textId="2DECC1DC" w:rsidR="0031280B" w:rsidRDefault="0031280B" w:rsidP="0031280B">
      <w:pPr>
        <w:pStyle w:val="4"/>
        <w:tabs>
          <w:tab w:val="clear" w:pos="1356"/>
          <w:tab w:val="num" w:pos="1072"/>
        </w:tabs>
        <w:ind w:left="1072"/>
      </w:pPr>
      <w:bookmarkStart w:id="46" w:name="_Toc79400115"/>
      <w:r>
        <w:t>Блок «</w:t>
      </w:r>
      <w:r>
        <w:rPr>
          <w:lang w:val="ru-RU"/>
        </w:rPr>
        <w:t>У меня на рассмотрении</w:t>
      </w:r>
      <w:r w:rsidRPr="009E7C7B">
        <w:t>»</w:t>
      </w:r>
      <w:bookmarkEnd w:id="46"/>
      <w:r>
        <w:t xml:space="preserve"> </w:t>
      </w:r>
    </w:p>
    <w:p w14:paraId="13DAC980" w14:textId="7E33A2AC" w:rsidR="00A70736" w:rsidRDefault="00A70736" w:rsidP="00A70736">
      <w:pPr>
        <w:pStyle w:val="afa"/>
      </w:pPr>
      <w:r>
        <w:t>Блок «У меня на рассмотрении»</w:t>
      </w:r>
      <w:r w:rsidRPr="00A70736">
        <w:t xml:space="preserve"> </w:t>
      </w:r>
      <w:r w:rsidRPr="002C60CE">
        <w:t>долж</w:t>
      </w:r>
      <w:r>
        <w:t>е</w:t>
      </w:r>
      <w:r w:rsidRPr="002C60CE">
        <w:t>н содержать следующие</w:t>
      </w:r>
      <w:r>
        <w:t xml:space="preserve"> </w:t>
      </w:r>
      <w:r w:rsidRPr="002C60CE">
        <w:t>атрибуты</w:t>
      </w:r>
      <w:r>
        <w:t xml:space="preserve"> списка заявок:</w:t>
      </w:r>
    </w:p>
    <w:p w14:paraId="1DF491A1" w14:textId="77777777" w:rsidR="00C34D34" w:rsidRDefault="00C34D34" w:rsidP="00A70736">
      <w:pPr>
        <w:pStyle w:val="afa"/>
      </w:pPr>
    </w:p>
    <w:p w14:paraId="0EDF7CCD" w14:textId="1686E08F" w:rsidR="000E26AE" w:rsidRPr="00A13C3A" w:rsidRDefault="000E26AE" w:rsidP="00A13C3A">
      <w:pPr>
        <w:pStyle w:val="aff4"/>
        <w:rPr>
          <w:lang w:val="ru-RU"/>
        </w:rPr>
      </w:pPr>
      <w:r>
        <w:t xml:space="preserve">Таблица </w:t>
      </w:r>
      <w:r w:rsidR="0062504F">
        <w:fldChar w:fldCharType="begin"/>
      </w:r>
      <w:r w:rsidR="0062504F">
        <w:instrText xml:space="preserve"> SEQ Таблица \* ARABIC </w:instrText>
      </w:r>
      <w:r w:rsidR="0062504F">
        <w:fldChar w:fldCharType="separate"/>
      </w:r>
      <w:r w:rsidR="00074981">
        <w:rPr>
          <w:noProof/>
        </w:rPr>
        <w:t>7</w:t>
      </w:r>
      <w:r w:rsidR="0062504F">
        <w:rPr>
          <w:noProof/>
        </w:rPr>
        <w:fldChar w:fldCharType="end"/>
      </w:r>
      <w:r>
        <w:t xml:space="preserve">. </w:t>
      </w:r>
      <w:r w:rsidR="00A13C3A">
        <w:t xml:space="preserve">Атрибуты списочного представления заявок у </w:t>
      </w:r>
      <w:r w:rsidR="00A13C3A">
        <w:rPr>
          <w:lang w:val="ru-RU"/>
        </w:rPr>
        <w:t>Аккаунта</w:t>
      </w:r>
    </w:p>
    <w:tbl>
      <w:tblPr>
        <w:tblStyle w:val="25"/>
        <w:tblW w:w="5000" w:type="pct"/>
        <w:tblLook w:val="04A0" w:firstRow="1" w:lastRow="0" w:firstColumn="1" w:lastColumn="0" w:noHBand="0" w:noVBand="1"/>
      </w:tblPr>
      <w:tblGrid>
        <w:gridCol w:w="2619"/>
        <w:gridCol w:w="3051"/>
        <w:gridCol w:w="3967"/>
      </w:tblGrid>
      <w:tr w:rsidR="000E26AE" w:rsidRPr="00633CE1" w14:paraId="608EA589"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pct"/>
            <w:shd w:val="clear" w:color="auto" w:fill="D0CECE" w:themeFill="background2" w:themeFillShade="E6"/>
          </w:tcPr>
          <w:p w14:paraId="38EACAE6" w14:textId="77777777" w:rsidR="000E26AE" w:rsidRPr="002D3320" w:rsidRDefault="000E26AE" w:rsidP="00A76D49">
            <w:pPr>
              <w:pStyle w:val="afa"/>
              <w:ind w:firstLine="0"/>
              <w:jc w:val="left"/>
              <w:rPr>
                <w:lang w:eastAsia="x-none"/>
              </w:rPr>
            </w:pPr>
            <w:r>
              <w:t xml:space="preserve">Название </w:t>
            </w:r>
            <w:r w:rsidRPr="00B52ECE">
              <w:t>атрибута</w:t>
            </w:r>
          </w:p>
        </w:tc>
        <w:tc>
          <w:tcPr>
            <w:tcW w:w="1583" w:type="pct"/>
            <w:shd w:val="clear" w:color="auto" w:fill="D0CECE" w:themeFill="background2" w:themeFillShade="E6"/>
          </w:tcPr>
          <w:p w14:paraId="2276B951" w14:textId="30A7D124" w:rsidR="000E26AE" w:rsidRPr="002D3320" w:rsidRDefault="0027334C"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ins w:id="47" w:author="Инна Карелина" w:date="2021-08-11T15:49:00Z">
              <w:r>
                <w:t>Описание</w:t>
              </w:r>
            </w:ins>
            <w:del w:id="48" w:author="Инна Карелина" w:date="2021-08-11T15:49:00Z">
              <w:r w:rsidR="000E26AE" w:rsidRPr="00B52ECE" w:rsidDel="0027334C">
                <w:delText>Название поля в БД</w:delText>
              </w:r>
            </w:del>
          </w:p>
        </w:tc>
        <w:tc>
          <w:tcPr>
            <w:tcW w:w="2058" w:type="pct"/>
            <w:shd w:val="clear" w:color="auto" w:fill="D0CECE" w:themeFill="background2" w:themeFillShade="E6"/>
          </w:tcPr>
          <w:p w14:paraId="3FB01126" w14:textId="77777777" w:rsidR="000E26AE" w:rsidRPr="002D3320" w:rsidRDefault="000E26AE" w:rsidP="00A76D49">
            <w:pPr>
              <w:pStyle w:val="afa"/>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Дополнительно</w:t>
            </w:r>
          </w:p>
        </w:tc>
      </w:tr>
      <w:tr w:rsidR="000E26AE" w:rsidRPr="00633CE1" w14:paraId="260CE950"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5B716497" w14:textId="77777777" w:rsidR="000E26AE" w:rsidRPr="002D3320" w:rsidRDefault="000E26AE" w:rsidP="00A76D49">
            <w:r>
              <w:rPr>
                <w:sz w:val="24"/>
                <w:szCs w:val="24"/>
              </w:rPr>
              <w:t>Номер заявки</w:t>
            </w:r>
          </w:p>
        </w:tc>
        <w:tc>
          <w:tcPr>
            <w:tcW w:w="1583" w:type="pct"/>
          </w:tcPr>
          <w:p w14:paraId="282CDD4F" w14:textId="77777777" w:rsidR="000E26AE" w:rsidRPr="002D3320" w:rsidRDefault="000E26AE"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Номер заявки</w:t>
            </w:r>
          </w:p>
        </w:tc>
        <w:tc>
          <w:tcPr>
            <w:tcW w:w="2058" w:type="pct"/>
          </w:tcPr>
          <w:p w14:paraId="5C32DB1E" w14:textId="77777777" w:rsidR="000E26AE" w:rsidRPr="002D3320" w:rsidRDefault="000E26AE"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0E26AE" w:rsidRPr="00633CE1" w14:paraId="7B6C35BF"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585F6C9D" w14:textId="77777777" w:rsidR="000E26AE" w:rsidRPr="002D3320" w:rsidRDefault="000E26AE" w:rsidP="00A76D49">
            <w:pPr>
              <w:pStyle w:val="afa"/>
              <w:ind w:firstLine="0"/>
            </w:pPr>
            <w:r w:rsidRPr="00B52ECE">
              <w:t>Дата заявки</w:t>
            </w:r>
          </w:p>
        </w:tc>
        <w:tc>
          <w:tcPr>
            <w:tcW w:w="1583" w:type="pct"/>
          </w:tcPr>
          <w:p w14:paraId="5FD6B8F8" w14:textId="77777777" w:rsidR="000E26AE" w:rsidRPr="002D3320" w:rsidRDefault="000E26AE"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Дата создания заявки</w:t>
            </w:r>
          </w:p>
        </w:tc>
        <w:tc>
          <w:tcPr>
            <w:tcW w:w="2058" w:type="pct"/>
          </w:tcPr>
          <w:p w14:paraId="4B82FE8D" w14:textId="77777777" w:rsidR="000E26AE" w:rsidRPr="002D3320" w:rsidRDefault="000E26AE"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0E26AE" w:rsidRPr="00633CE1" w14:paraId="214A4979"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0156C804" w14:textId="77777777" w:rsidR="000E26AE" w:rsidRDefault="000E26AE" w:rsidP="00A76D49">
            <w:pPr>
              <w:pStyle w:val="afa"/>
              <w:ind w:firstLine="0"/>
            </w:pPr>
            <w:r w:rsidRPr="00B52ECE">
              <w:t>Статус заявки</w:t>
            </w:r>
          </w:p>
        </w:tc>
        <w:tc>
          <w:tcPr>
            <w:tcW w:w="1583" w:type="pct"/>
          </w:tcPr>
          <w:p w14:paraId="7943FD05" w14:textId="77777777" w:rsidR="000E26AE" w:rsidRPr="002D3320" w:rsidRDefault="000E26AE"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Статус заявки</w:t>
            </w:r>
          </w:p>
        </w:tc>
        <w:tc>
          <w:tcPr>
            <w:tcW w:w="2058" w:type="pct"/>
          </w:tcPr>
          <w:p w14:paraId="404E922B" w14:textId="77777777" w:rsidR="000E26AE" w:rsidRDefault="000E26AE"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0E26AE" w:rsidRPr="00633CE1" w14:paraId="0B9FF2FF"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39F1763B" w14:textId="77777777" w:rsidR="000E26AE" w:rsidRPr="00107833" w:rsidRDefault="000E26AE" w:rsidP="00A76D49">
            <w:pPr>
              <w:pStyle w:val="afa"/>
              <w:ind w:firstLine="0"/>
            </w:pPr>
            <w:r w:rsidRPr="00B52ECE">
              <w:t>Должность</w:t>
            </w:r>
          </w:p>
        </w:tc>
        <w:tc>
          <w:tcPr>
            <w:tcW w:w="1583" w:type="pct"/>
          </w:tcPr>
          <w:p w14:paraId="7F519603" w14:textId="792C81EA" w:rsidR="000E26AE" w:rsidRPr="002D3320" w:rsidRDefault="000E26AE"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del w:id="49" w:author="Инна Карелина" w:date="2021-08-11T15:49:00Z">
              <w:r w:rsidRPr="00B52ECE" w:rsidDel="0027334C">
                <w:rPr>
                  <w:lang w:eastAsia="x-none"/>
                </w:rPr>
                <w:delText>Наименование вакансии для публикации</w:delText>
              </w:r>
            </w:del>
            <w:ins w:id="50" w:author="Инна Карелина" w:date="2021-08-11T15:49:00Z">
              <w:r w:rsidR="0027334C">
                <w:rPr>
                  <w:lang w:eastAsia="x-none"/>
                </w:rPr>
                <w:t>Вакансия штатного расписания</w:t>
              </w:r>
            </w:ins>
          </w:p>
        </w:tc>
        <w:tc>
          <w:tcPr>
            <w:tcW w:w="2058" w:type="pct"/>
          </w:tcPr>
          <w:p w14:paraId="77F4F676" w14:textId="77777777" w:rsidR="000E26AE" w:rsidRDefault="000E26AE"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0E26AE" w:rsidRPr="00633CE1" w14:paraId="5F28C42F"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1239EA4B" w14:textId="6C068F1E" w:rsidR="000E26AE" w:rsidRPr="00421F92" w:rsidRDefault="000E26AE" w:rsidP="00A76D49">
            <w:pPr>
              <w:pStyle w:val="afa"/>
              <w:ind w:firstLine="0"/>
            </w:pPr>
            <w:r>
              <w:t>Автор</w:t>
            </w:r>
          </w:p>
        </w:tc>
        <w:tc>
          <w:tcPr>
            <w:tcW w:w="1583" w:type="pct"/>
          </w:tcPr>
          <w:p w14:paraId="52DE07ED" w14:textId="02DF4028" w:rsidR="000E26AE" w:rsidRPr="002D3320" w:rsidRDefault="000E26AE"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Автор заявки</w:t>
            </w:r>
          </w:p>
        </w:tc>
        <w:tc>
          <w:tcPr>
            <w:tcW w:w="2058" w:type="pct"/>
          </w:tcPr>
          <w:p w14:paraId="2AE2F048" w14:textId="77777777" w:rsidR="000E26AE" w:rsidRDefault="000E26AE"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пользователя</w:t>
            </w:r>
          </w:p>
        </w:tc>
      </w:tr>
    </w:tbl>
    <w:p w14:paraId="3AD0500C" w14:textId="77777777" w:rsidR="00D4156E" w:rsidRDefault="00D4156E" w:rsidP="003069E4">
      <w:pPr>
        <w:pStyle w:val="afa"/>
        <w:rPr>
          <w:strike/>
        </w:rPr>
      </w:pPr>
    </w:p>
    <w:p w14:paraId="61A0C894" w14:textId="4358A575" w:rsidR="003069E4" w:rsidRDefault="003069E4" w:rsidP="003069E4">
      <w:pPr>
        <w:pStyle w:val="afa"/>
      </w:pPr>
      <w:r>
        <w:t xml:space="preserve">В блоке «У меня на рассмотрении» у </w:t>
      </w:r>
      <w:r w:rsidR="00D933C4">
        <w:t>Аккаунта</w:t>
      </w:r>
      <w:r>
        <w:t xml:space="preserve"> должны быть отражены </w:t>
      </w:r>
      <w:r w:rsidR="00D933C4">
        <w:t>заявки,</w:t>
      </w:r>
      <w:r>
        <w:t xml:space="preserve"> которым присвоен следующий статус: </w:t>
      </w:r>
    </w:p>
    <w:p w14:paraId="22F7D8F8" w14:textId="38EEA8FD" w:rsidR="00D4156E" w:rsidRDefault="00D933C4" w:rsidP="00E25FC5">
      <w:pPr>
        <w:pStyle w:val="afa"/>
        <w:numPr>
          <w:ilvl w:val="0"/>
          <w:numId w:val="11"/>
        </w:numPr>
      </w:pPr>
      <w:r>
        <w:t>На рассмотрении.</w:t>
      </w:r>
    </w:p>
    <w:p w14:paraId="1964ABB4" w14:textId="77777777" w:rsidR="00D4156E" w:rsidRPr="00E51219" w:rsidRDefault="00D4156E" w:rsidP="00D4156E">
      <w:pPr>
        <w:pStyle w:val="4"/>
      </w:pPr>
      <w:bookmarkStart w:id="51" w:name="_Toc79400116"/>
      <w:r w:rsidRPr="00E51219">
        <w:t>Блок « Исполненные заявки»</w:t>
      </w:r>
      <w:bookmarkEnd w:id="51"/>
      <w:r w:rsidRPr="00E51219">
        <w:t xml:space="preserve"> </w:t>
      </w:r>
    </w:p>
    <w:p w14:paraId="461BDA67" w14:textId="26AF1066" w:rsidR="00D4156E" w:rsidRPr="00E51219" w:rsidRDefault="00D4156E" w:rsidP="00D4156E">
      <w:pPr>
        <w:pStyle w:val="afa"/>
      </w:pPr>
      <w:r w:rsidRPr="00E51219">
        <w:t>В блок «Исполненные заявки» должны отображаться все заявки</w:t>
      </w:r>
      <w:r w:rsidR="00DC4A1D">
        <w:t xml:space="preserve"> (в которых Аккаунт выбран в качестве исполнителя)</w:t>
      </w:r>
      <w:r w:rsidR="00E51219" w:rsidRPr="00E51219">
        <w:t xml:space="preserve"> со </w:t>
      </w:r>
      <w:r w:rsidRPr="00E51219">
        <w:t>статус</w:t>
      </w:r>
      <w:r w:rsidR="00E51219" w:rsidRPr="00E51219">
        <w:t>ом</w:t>
      </w:r>
      <w:r w:rsidRPr="00E51219">
        <w:t>:</w:t>
      </w:r>
    </w:p>
    <w:p w14:paraId="1B325AC3" w14:textId="57CE4DC1" w:rsidR="00E51219" w:rsidRPr="00E51219" w:rsidRDefault="00E51219" w:rsidP="00E25FC5">
      <w:pPr>
        <w:pStyle w:val="afa"/>
        <w:numPr>
          <w:ilvl w:val="0"/>
          <w:numId w:val="12"/>
        </w:numPr>
      </w:pPr>
      <w:r w:rsidRPr="00E51219">
        <w:t>На согласовании</w:t>
      </w:r>
      <w:r>
        <w:t>;</w:t>
      </w:r>
    </w:p>
    <w:p w14:paraId="75D0A68E" w14:textId="2089C074" w:rsidR="00E51219" w:rsidRPr="00E51219" w:rsidRDefault="00E51219" w:rsidP="00E25FC5">
      <w:pPr>
        <w:pStyle w:val="afa"/>
        <w:numPr>
          <w:ilvl w:val="0"/>
          <w:numId w:val="12"/>
        </w:numPr>
      </w:pPr>
      <w:r w:rsidRPr="00E51219">
        <w:t>Отклонена</w:t>
      </w:r>
      <w:r>
        <w:t>;</w:t>
      </w:r>
    </w:p>
    <w:p w14:paraId="60928CDF" w14:textId="5FA8E5B9" w:rsidR="00E51219" w:rsidRPr="00E51219" w:rsidRDefault="00E51219" w:rsidP="00E25FC5">
      <w:pPr>
        <w:pStyle w:val="afa"/>
        <w:numPr>
          <w:ilvl w:val="0"/>
          <w:numId w:val="12"/>
        </w:numPr>
      </w:pPr>
      <w:r w:rsidRPr="00E51219">
        <w:t>На исполнении</w:t>
      </w:r>
      <w:r>
        <w:t>;</w:t>
      </w:r>
    </w:p>
    <w:p w14:paraId="527D117C" w14:textId="2D510282" w:rsidR="00E51219" w:rsidRPr="00E51219" w:rsidRDefault="00E51219" w:rsidP="00E25FC5">
      <w:pPr>
        <w:pStyle w:val="afa"/>
        <w:numPr>
          <w:ilvl w:val="0"/>
          <w:numId w:val="12"/>
        </w:numPr>
      </w:pPr>
      <w:r w:rsidRPr="00E51219">
        <w:t>Согласование с руководством</w:t>
      </w:r>
    </w:p>
    <w:p w14:paraId="2314B091" w14:textId="77777777" w:rsidR="00E51219" w:rsidRPr="00E51219" w:rsidRDefault="00E51219" w:rsidP="00E25FC5">
      <w:pPr>
        <w:pStyle w:val="afa"/>
        <w:numPr>
          <w:ilvl w:val="0"/>
          <w:numId w:val="12"/>
        </w:numPr>
      </w:pPr>
      <w:r w:rsidRPr="00E51219">
        <w:t>Приостановлена</w:t>
      </w:r>
    </w:p>
    <w:p w14:paraId="6BC68171" w14:textId="77777777" w:rsidR="00E51219" w:rsidRPr="00E51219" w:rsidRDefault="00E51219" w:rsidP="00E25FC5">
      <w:pPr>
        <w:pStyle w:val="afa"/>
        <w:numPr>
          <w:ilvl w:val="0"/>
          <w:numId w:val="12"/>
        </w:numPr>
      </w:pPr>
      <w:r w:rsidRPr="00E51219">
        <w:t>Исполнена</w:t>
      </w:r>
    </w:p>
    <w:p w14:paraId="408C523A" w14:textId="3960B2EE" w:rsidR="00E51219" w:rsidRPr="00E51219" w:rsidRDefault="00E51219" w:rsidP="00E25FC5">
      <w:pPr>
        <w:pStyle w:val="afa"/>
        <w:numPr>
          <w:ilvl w:val="0"/>
          <w:numId w:val="12"/>
        </w:numPr>
      </w:pPr>
      <w:r w:rsidRPr="00E51219">
        <w:t>Закрыта</w:t>
      </w:r>
    </w:p>
    <w:p w14:paraId="2E31514B" w14:textId="1367BDC6" w:rsidR="00BB35EE" w:rsidRPr="00E0092B" w:rsidRDefault="00D4156E" w:rsidP="00E0092B">
      <w:pPr>
        <w:pStyle w:val="afa"/>
      </w:pPr>
      <w:r w:rsidRPr="00BF4890">
        <w:lastRenderedPageBreak/>
        <w:t>Блок «Исполненные заявки» должен отображать атрибуты списка заявок аналогичные перечисленным атрибутам Блока «У меня на рассмотрении» в пункте 5.2.</w:t>
      </w:r>
      <w:r w:rsidR="00BF4890">
        <w:t>2</w:t>
      </w:r>
      <w:r w:rsidRPr="00BF4890">
        <w:t>.2.</w:t>
      </w:r>
    </w:p>
    <w:p w14:paraId="63DDF71D" w14:textId="77777777" w:rsidR="00BB35EE" w:rsidRDefault="00BB35EE" w:rsidP="00A70736">
      <w:pPr>
        <w:keepNext/>
        <w:jc w:val="center"/>
      </w:pPr>
      <w:r>
        <w:rPr>
          <w:rFonts w:ascii="Times New Roman" w:hAnsi="Times New Roman" w:cs="Times New Roman"/>
          <w:noProof/>
          <w:sz w:val="24"/>
          <w:szCs w:val="24"/>
        </w:rPr>
        <w:drawing>
          <wp:inline distT="0" distB="0" distL="0" distR="0" wp14:anchorId="108A10D5" wp14:editId="387927C7">
            <wp:extent cx="4974441" cy="3099305"/>
            <wp:effectExtent l="0" t="0" r="0" b="6350"/>
            <wp:docPr id="695821374" name="Рисунок 6958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1374" name="Рисунок 6958213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6519" cy="3106830"/>
                    </a:xfrm>
                    <a:prstGeom prst="rect">
                      <a:avLst/>
                    </a:prstGeom>
                  </pic:spPr>
                </pic:pic>
              </a:graphicData>
            </a:graphic>
          </wp:inline>
        </w:drawing>
      </w:r>
    </w:p>
    <w:p w14:paraId="322EB3A5" w14:textId="06F2CBF9" w:rsidR="00BB35EE" w:rsidRPr="00E0092B" w:rsidRDefault="00BB35EE" w:rsidP="0085399A">
      <w:pPr>
        <w:pStyle w:val="aff0"/>
        <w:rPr>
          <w:lang w:val="ru-RU"/>
        </w:rPr>
      </w:pPr>
      <w:r>
        <w:t xml:space="preserve">Рисунок </w:t>
      </w:r>
      <w:r w:rsidR="0040354F">
        <w:fldChar w:fldCharType="begin"/>
      </w:r>
      <w:r w:rsidR="0040354F">
        <w:instrText xml:space="preserve"> SEQ Рисунок \* ARABIC </w:instrText>
      </w:r>
      <w:r w:rsidR="0040354F">
        <w:fldChar w:fldCharType="separate"/>
      </w:r>
      <w:r w:rsidR="00A53570">
        <w:rPr>
          <w:noProof/>
        </w:rPr>
        <w:t>4</w:t>
      </w:r>
      <w:r w:rsidR="0040354F">
        <w:fldChar w:fldCharType="end"/>
      </w:r>
      <w:r>
        <w:t xml:space="preserve">. </w:t>
      </w:r>
      <w:r w:rsidR="00E0092B">
        <w:rPr>
          <w:lang w:val="ru-RU"/>
        </w:rPr>
        <w:t>Вкладка «У меня на рассмотрении»</w:t>
      </w:r>
      <w:r w:rsidR="0085399A">
        <w:rPr>
          <w:lang w:val="ru-RU"/>
        </w:rPr>
        <w:t xml:space="preserve"> </w:t>
      </w:r>
      <w:r w:rsidR="0085399A" w:rsidRPr="0060742B">
        <w:t>для пользователей с ролью «</w:t>
      </w:r>
      <w:r w:rsidR="0085399A">
        <w:rPr>
          <w:lang w:val="ru-RU"/>
        </w:rPr>
        <w:t>Аккаунт</w:t>
      </w:r>
      <w:r w:rsidR="0085399A" w:rsidRPr="0060742B">
        <w:t>»</w:t>
      </w:r>
      <w:r w:rsidR="0085399A">
        <w:rPr>
          <w:lang w:val="ru-RU"/>
        </w:rPr>
        <w:t>.</w:t>
      </w:r>
    </w:p>
    <w:p w14:paraId="24A00E63" w14:textId="77777777" w:rsidR="001142A7" w:rsidRDefault="001142A7" w:rsidP="00A70736">
      <w:pPr>
        <w:pStyle w:val="afa"/>
        <w:ind w:firstLine="0"/>
      </w:pPr>
    </w:p>
    <w:p w14:paraId="462A8DCE" w14:textId="60B62DCE" w:rsidR="00046B82" w:rsidRPr="00EF45D8" w:rsidRDefault="00476817" w:rsidP="00EF45D8">
      <w:pPr>
        <w:pStyle w:val="3"/>
      </w:pPr>
      <w:bookmarkStart w:id="52" w:name="_Toc79400117"/>
      <w:r w:rsidRPr="00EF45D8">
        <w:rPr>
          <w:color w:val="auto"/>
        </w:rPr>
        <w:t xml:space="preserve">Страница </w:t>
      </w:r>
      <w:r w:rsidR="00A70736">
        <w:rPr>
          <w:color w:val="auto"/>
          <w:lang w:val="ru-RU"/>
        </w:rPr>
        <w:t>Сервиса</w:t>
      </w:r>
      <w:r w:rsidRPr="00EF45D8">
        <w:rPr>
          <w:color w:val="auto"/>
        </w:rPr>
        <w:t xml:space="preserve"> для пользовател</w:t>
      </w:r>
      <w:r w:rsidRPr="00EF45D8">
        <w:rPr>
          <w:color w:val="auto"/>
          <w:lang w:val="ru-RU"/>
        </w:rPr>
        <w:t>ей</w:t>
      </w:r>
      <w:r w:rsidRPr="00EF45D8">
        <w:rPr>
          <w:color w:val="auto"/>
        </w:rPr>
        <w:t xml:space="preserve"> с ролью «</w:t>
      </w:r>
      <w:r w:rsidR="00A70736">
        <w:rPr>
          <w:color w:val="auto"/>
          <w:lang w:val="ru-RU"/>
        </w:rPr>
        <w:t>Главный рекрутер</w:t>
      </w:r>
      <w:r w:rsidRPr="00EF45D8">
        <w:rPr>
          <w:color w:val="auto"/>
        </w:rPr>
        <w:t>»</w:t>
      </w:r>
      <w:bookmarkEnd w:id="52"/>
    </w:p>
    <w:p w14:paraId="5B1F0D78" w14:textId="64F9960E" w:rsidR="002C60CE" w:rsidRDefault="00710BD4" w:rsidP="00FE0EF9">
      <w:pPr>
        <w:pStyle w:val="ad"/>
        <w:ind w:left="0" w:firstLine="360"/>
        <w:jc w:val="both"/>
        <w:rPr>
          <w:rFonts w:ascii="Times New Roman" w:hAnsi="Times New Roman" w:cs="Times New Roman"/>
          <w:sz w:val="24"/>
          <w:szCs w:val="24"/>
        </w:rPr>
      </w:pPr>
      <w:r>
        <w:rPr>
          <w:rFonts w:ascii="Times New Roman" w:hAnsi="Times New Roman" w:cs="Times New Roman"/>
          <w:sz w:val="24"/>
          <w:szCs w:val="24"/>
        </w:rPr>
        <w:t>Главному рекрутеру</w:t>
      </w:r>
      <w:r w:rsidR="00046B82">
        <w:rPr>
          <w:rFonts w:ascii="Times New Roman" w:hAnsi="Times New Roman" w:cs="Times New Roman"/>
          <w:sz w:val="24"/>
          <w:szCs w:val="24"/>
        </w:rPr>
        <w:t xml:space="preserve"> должно быть доступно отображение</w:t>
      </w:r>
      <w:r w:rsidR="002C60CE">
        <w:rPr>
          <w:rFonts w:ascii="Times New Roman" w:hAnsi="Times New Roman" w:cs="Times New Roman"/>
          <w:sz w:val="24"/>
          <w:szCs w:val="24"/>
        </w:rPr>
        <w:t xml:space="preserve"> следующих блоков (вкладок)</w:t>
      </w:r>
      <w:r w:rsidR="00D73231">
        <w:rPr>
          <w:rFonts w:ascii="Times New Roman" w:hAnsi="Times New Roman" w:cs="Times New Roman"/>
          <w:sz w:val="24"/>
          <w:szCs w:val="24"/>
        </w:rPr>
        <w:t>:</w:t>
      </w:r>
    </w:p>
    <w:p w14:paraId="332B5288" w14:textId="64CAEB00" w:rsidR="002C60CE" w:rsidRDefault="00046B82" w:rsidP="00E25FC5">
      <w:pPr>
        <w:pStyle w:val="ad"/>
        <w:numPr>
          <w:ilvl w:val="0"/>
          <w:numId w:val="19"/>
        </w:numPr>
        <w:jc w:val="both"/>
        <w:rPr>
          <w:rFonts w:ascii="Times New Roman" w:hAnsi="Times New Roman" w:cs="Times New Roman"/>
          <w:sz w:val="24"/>
          <w:szCs w:val="24"/>
        </w:rPr>
      </w:pPr>
      <w:r>
        <w:rPr>
          <w:rFonts w:ascii="Times New Roman" w:hAnsi="Times New Roman" w:cs="Times New Roman"/>
          <w:sz w:val="24"/>
          <w:szCs w:val="24"/>
        </w:rPr>
        <w:t>«Мои заявки»</w:t>
      </w:r>
      <w:r w:rsidR="002C60CE">
        <w:rPr>
          <w:rFonts w:ascii="Times New Roman" w:hAnsi="Times New Roman" w:cs="Times New Roman"/>
          <w:sz w:val="24"/>
          <w:szCs w:val="24"/>
        </w:rPr>
        <w:t xml:space="preserve"> (</w:t>
      </w:r>
      <w:r w:rsidR="00B85BC6">
        <w:rPr>
          <w:rFonts w:ascii="Times New Roman" w:hAnsi="Times New Roman" w:cs="Times New Roman"/>
          <w:sz w:val="24"/>
          <w:szCs w:val="24"/>
        </w:rPr>
        <w:t>заявки,</w:t>
      </w:r>
      <w:r w:rsidR="002C60CE">
        <w:rPr>
          <w:rFonts w:ascii="Times New Roman" w:hAnsi="Times New Roman" w:cs="Times New Roman"/>
          <w:sz w:val="24"/>
          <w:szCs w:val="24"/>
        </w:rPr>
        <w:t xml:space="preserve"> в которых инициатором выступает сам </w:t>
      </w:r>
      <w:r w:rsidR="00710BD4">
        <w:rPr>
          <w:rFonts w:ascii="Times New Roman" w:hAnsi="Times New Roman" w:cs="Times New Roman"/>
          <w:sz w:val="24"/>
          <w:szCs w:val="24"/>
        </w:rPr>
        <w:t>Главный рекрутер</w:t>
      </w:r>
      <w:r w:rsidR="002C60CE">
        <w:rPr>
          <w:rFonts w:ascii="Times New Roman" w:hAnsi="Times New Roman" w:cs="Times New Roman"/>
          <w:sz w:val="24"/>
          <w:szCs w:val="24"/>
        </w:rPr>
        <w:t>);</w:t>
      </w:r>
    </w:p>
    <w:p w14:paraId="4393B9F7" w14:textId="111A6FCB" w:rsidR="002C60CE" w:rsidRDefault="002C60CE" w:rsidP="00E25FC5">
      <w:pPr>
        <w:pStyle w:val="ad"/>
        <w:numPr>
          <w:ilvl w:val="0"/>
          <w:numId w:val="19"/>
        </w:numPr>
        <w:jc w:val="both"/>
        <w:rPr>
          <w:rFonts w:ascii="Times New Roman" w:hAnsi="Times New Roman" w:cs="Times New Roman"/>
          <w:sz w:val="24"/>
          <w:szCs w:val="24"/>
        </w:rPr>
      </w:pPr>
      <w:r>
        <w:rPr>
          <w:rFonts w:ascii="Times New Roman" w:hAnsi="Times New Roman" w:cs="Times New Roman"/>
          <w:sz w:val="24"/>
          <w:szCs w:val="24"/>
        </w:rPr>
        <w:t>«У меня на рассмотрении» (</w:t>
      </w:r>
      <w:r w:rsidR="00D73231">
        <w:rPr>
          <w:rFonts w:ascii="Times New Roman" w:hAnsi="Times New Roman" w:cs="Times New Roman"/>
          <w:sz w:val="24"/>
          <w:szCs w:val="24"/>
        </w:rPr>
        <w:t>заяв</w:t>
      </w:r>
      <w:r w:rsidR="00476817">
        <w:rPr>
          <w:rFonts w:ascii="Times New Roman" w:hAnsi="Times New Roman" w:cs="Times New Roman"/>
          <w:sz w:val="24"/>
          <w:szCs w:val="24"/>
        </w:rPr>
        <w:t>ки</w:t>
      </w:r>
      <w:r w:rsidR="00046B82">
        <w:rPr>
          <w:rFonts w:ascii="Times New Roman" w:hAnsi="Times New Roman" w:cs="Times New Roman"/>
          <w:sz w:val="24"/>
          <w:szCs w:val="24"/>
        </w:rPr>
        <w:t xml:space="preserve"> требую</w:t>
      </w:r>
      <w:r>
        <w:rPr>
          <w:rFonts w:ascii="Times New Roman" w:hAnsi="Times New Roman" w:cs="Times New Roman"/>
          <w:sz w:val="24"/>
          <w:szCs w:val="24"/>
        </w:rPr>
        <w:t>щие</w:t>
      </w:r>
      <w:r w:rsidR="00046B82">
        <w:rPr>
          <w:rFonts w:ascii="Times New Roman" w:hAnsi="Times New Roman" w:cs="Times New Roman"/>
          <w:sz w:val="24"/>
          <w:szCs w:val="24"/>
        </w:rPr>
        <w:t xml:space="preserve"> исполнения</w:t>
      </w:r>
      <w:r w:rsidR="00710BD4">
        <w:rPr>
          <w:rFonts w:ascii="Times New Roman" w:hAnsi="Times New Roman" w:cs="Times New Roman"/>
          <w:sz w:val="24"/>
          <w:szCs w:val="24"/>
        </w:rPr>
        <w:t xml:space="preserve"> или контроля</w:t>
      </w:r>
      <w:r>
        <w:rPr>
          <w:rFonts w:ascii="Times New Roman" w:hAnsi="Times New Roman" w:cs="Times New Roman"/>
          <w:sz w:val="24"/>
          <w:szCs w:val="24"/>
        </w:rPr>
        <w:t>);</w:t>
      </w:r>
    </w:p>
    <w:p w14:paraId="63DE8B36" w14:textId="77777777" w:rsidR="00EA6197" w:rsidRPr="00840F06" w:rsidRDefault="00B85BC6" w:rsidP="00E25FC5">
      <w:pPr>
        <w:pStyle w:val="ad"/>
        <w:numPr>
          <w:ilvl w:val="0"/>
          <w:numId w:val="19"/>
        </w:numPr>
        <w:jc w:val="both"/>
        <w:rPr>
          <w:rFonts w:ascii="Times New Roman" w:eastAsia="Malgun Gothic" w:hAnsi="Times New Roman" w:cs="Times New Roman"/>
          <w:sz w:val="24"/>
          <w:szCs w:val="24"/>
          <w:lang w:eastAsia="ru-RU"/>
        </w:rPr>
      </w:pPr>
      <w:commentRangeStart w:id="53"/>
      <w:r w:rsidRPr="00840F06">
        <w:rPr>
          <w:rFonts w:ascii="Times New Roman" w:hAnsi="Times New Roman" w:cs="Times New Roman"/>
          <w:sz w:val="24"/>
          <w:szCs w:val="24"/>
        </w:rPr>
        <w:t>«Исполненные заявки» (</w:t>
      </w:r>
      <w:r w:rsidR="00710BD4" w:rsidRPr="00840F06">
        <w:rPr>
          <w:rFonts w:ascii="Times New Roman" w:hAnsi="Times New Roman" w:cs="Times New Roman"/>
          <w:sz w:val="24"/>
          <w:szCs w:val="24"/>
        </w:rPr>
        <w:t xml:space="preserve">закрытые </w:t>
      </w:r>
      <w:r w:rsidRPr="00840F06">
        <w:rPr>
          <w:rFonts w:ascii="Times New Roman" w:hAnsi="Times New Roman" w:cs="Times New Roman"/>
          <w:sz w:val="24"/>
          <w:szCs w:val="24"/>
        </w:rPr>
        <w:t>заявки не требующие исполнения</w:t>
      </w:r>
      <w:r w:rsidR="00710BD4" w:rsidRPr="00840F06">
        <w:rPr>
          <w:rFonts w:ascii="Times New Roman" w:hAnsi="Times New Roman" w:cs="Times New Roman"/>
          <w:sz w:val="24"/>
          <w:szCs w:val="24"/>
        </w:rPr>
        <w:t xml:space="preserve"> и контроля</w:t>
      </w:r>
      <w:r w:rsidRPr="00840F06">
        <w:rPr>
          <w:rFonts w:ascii="Times New Roman" w:hAnsi="Times New Roman" w:cs="Times New Roman"/>
          <w:sz w:val="24"/>
          <w:szCs w:val="24"/>
        </w:rPr>
        <w:t>).</w:t>
      </w:r>
      <w:r w:rsidR="00EA62F7" w:rsidRPr="00840F06">
        <w:rPr>
          <w:rFonts w:ascii="Times New Roman" w:hAnsi="Times New Roman" w:cs="Times New Roman"/>
          <w:sz w:val="24"/>
          <w:szCs w:val="24"/>
        </w:rPr>
        <w:t xml:space="preserve"> </w:t>
      </w:r>
      <w:commentRangeEnd w:id="53"/>
      <w:r w:rsidR="00840F06">
        <w:rPr>
          <w:rStyle w:val="afb"/>
        </w:rPr>
        <w:commentReference w:id="53"/>
      </w:r>
    </w:p>
    <w:p w14:paraId="76C74F5E" w14:textId="3AA05B72" w:rsidR="00A13C3A" w:rsidRDefault="00A13C3A" w:rsidP="000B60F8">
      <w:pPr>
        <w:pStyle w:val="afa"/>
      </w:pPr>
      <w:r w:rsidRPr="00710BD4">
        <w:t xml:space="preserve">В сервисе должна быть </w:t>
      </w:r>
      <w:r>
        <w:t xml:space="preserve">предусмотрена </w:t>
      </w:r>
      <w:r w:rsidRPr="00710BD4">
        <w:t>индикация «</w:t>
      </w:r>
      <w:r w:rsidRPr="00710BD4">
        <w:rPr>
          <w:noProof/>
        </w:rPr>
        <w:drawing>
          <wp:inline distT="0" distB="0" distL="0" distR="0" wp14:anchorId="1867275E" wp14:editId="485DFFB7">
            <wp:extent cx="1485899" cy="358140"/>
            <wp:effectExtent l="0" t="0" r="635" b="3810"/>
            <wp:docPr id="1303672240" name="Рисунок 130367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788"/>
                    <a:stretch/>
                  </pic:blipFill>
                  <pic:spPr bwMode="auto">
                    <a:xfrm>
                      <a:off x="0" y="0"/>
                      <a:ext cx="1486029" cy="358171"/>
                    </a:xfrm>
                    <a:prstGeom prst="rect">
                      <a:avLst/>
                    </a:prstGeom>
                    <a:ln>
                      <a:noFill/>
                    </a:ln>
                    <a:extLst>
                      <a:ext uri="{53640926-AAD7-44D8-BBD7-CCE9431645EC}">
                        <a14:shadowObscured xmlns:a14="http://schemas.microsoft.com/office/drawing/2010/main"/>
                      </a:ext>
                    </a:extLst>
                  </pic:spPr>
                </pic:pic>
              </a:graphicData>
            </a:graphic>
          </wp:inline>
        </w:drawing>
      </w:r>
      <w:r w:rsidRPr="00710BD4">
        <w:t>»о поступлении новых</w:t>
      </w:r>
      <w:r>
        <w:t xml:space="preserve"> </w:t>
      </w:r>
      <w:r w:rsidRPr="00710BD4">
        <w:t>заявок на исполнение (над блоком «У меня на рассмотрении»)</w:t>
      </w:r>
      <w:r w:rsidR="000B60F8">
        <w:t xml:space="preserve">. Индикация должна отображаться при появлении </w:t>
      </w:r>
      <w:r w:rsidR="00E0092B">
        <w:t xml:space="preserve">новых </w:t>
      </w:r>
      <w:r w:rsidR="000B60F8">
        <w:t>заявок в статусе «На согласовании».</w:t>
      </w:r>
    </w:p>
    <w:p w14:paraId="573CB006" w14:textId="51AE9DEC" w:rsidR="00A13C3A" w:rsidRDefault="00A13C3A" w:rsidP="00A13C3A">
      <w:pPr>
        <w:pStyle w:val="afa"/>
      </w:pPr>
      <w:r>
        <w:t xml:space="preserve">У пользователя с ролью «Главный рекрутер» должна отображаться кнопка «Реестр заявок», которая должна переадресовывать пользователя на страницу сервиса «Реестр заявок на подбор. </w:t>
      </w:r>
      <w:r w:rsidR="004D1B59">
        <w:t>Главный рекрутер</w:t>
      </w:r>
      <w:r>
        <w:t>»</w:t>
      </w:r>
    </w:p>
    <w:p w14:paraId="4E39BF27" w14:textId="638C8009" w:rsidR="00A13C3A" w:rsidRDefault="00A13C3A" w:rsidP="00A13C3A">
      <w:pPr>
        <w:pStyle w:val="afa"/>
      </w:pPr>
      <w:r>
        <w:t xml:space="preserve">У пользователя с ролью «Главный рекрутер» должна отображаться кнопка «Обновить», позволяющая обновлять список заявок при нажатии на кнопку. </w:t>
      </w:r>
    </w:p>
    <w:p w14:paraId="6A2D1DD3" w14:textId="57112888" w:rsidR="00710BD4" w:rsidRPr="00710BD4" w:rsidRDefault="00710BD4" w:rsidP="00710BD4">
      <w:pPr>
        <w:pStyle w:val="4"/>
      </w:pPr>
      <w:bookmarkStart w:id="54" w:name="_Toc79400118"/>
      <w:r>
        <w:t>Блок «</w:t>
      </w:r>
      <w:r>
        <w:rPr>
          <w:lang w:val="ru-RU"/>
        </w:rPr>
        <w:t>Мои заявки</w:t>
      </w:r>
      <w:r w:rsidRPr="009E7C7B">
        <w:t>»</w:t>
      </w:r>
      <w:bookmarkEnd w:id="54"/>
      <w:r>
        <w:t xml:space="preserve"> </w:t>
      </w:r>
    </w:p>
    <w:p w14:paraId="2B1F73ED" w14:textId="0D91DB27" w:rsidR="00046B82" w:rsidRDefault="00710BD4" w:rsidP="00710BD4">
      <w:pPr>
        <w:pStyle w:val="afa"/>
      </w:pPr>
      <w:r>
        <w:t xml:space="preserve">Блок «Мои заявки» должен отображать </w:t>
      </w:r>
      <w:r w:rsidRPr="002C60CE">
        <w:t>атрибуты</w:t>
      </w:r>
      <w:r>
        <w:t xml:space="preserve"> списка заявок аналогичные перечисленным атрибутам в пункте 5.2.1, так как пользователь в данном случае выступает в роли автора заявки. </w:t>
      </w:r>
    </w:p>
    <w:p w14:paraId="3E3AF84D" w14:textId="2135D118" w:rsidR="00485EC6" w:rsidRDefault="00485EC6" w:rsidP="00485EC6">
      <w:pPr>
        <w:pStyle w:val="4"/>
      </w:pPr>
      <w:bookmarkStart w:id="55" w:name="_Toc79400119"/>
      <w:r>
        <w:t>Блок «</w:t>
      </w:r>
      <w:r w:rsidR="009E7C7B" w:rsidRPr="009E7C7B">
        <w:t>У меня на рассмотрении»</w:t>
      </w:r>
      <w:bookmarkEnd w:id="55"/>
      <w:r>
        <w:t xml:space="preserve"> </w:t>
      </w:r>
    </w:p>
    <w:p w14:paraId="4359263E" w14:textId="1A6B22AD" w:rsidR="0067075D" w:rsidRDefault="008E1E4A" w:rsidP="00EF45D8">
      <w:pPr>
        <w:pStyle w:val="afa"/>
      </w:pPr>
      <w:r>
        <w:t xml:space="preserve">В блоке «У меня на рассмотрении» у </w:t>
      </w:r>
      <w:r w:rsidR="00710BD4">
        <w:t>Главного рекрутера</w:t>
      </w:r>
      <w:r>
        <w:t xml:space="preserve"> должны быть отражены </w:t>
      </w:r>
      <w:r w:rsidR="00A13C3A">
        <w:t>все заявки,</w:t>
      </w:r>
      <w:r w:rsidR="00710BD4">
        <w:t xml:space="preserve"> которым присвоен следующий статус:</w:t>
      </w:r>
      <w:r>
        <w:t xml:space="preserve"> </w:t>
      </w:r>
    </w:p>
    <w:p w14:paraId="7ACD861B" w14:textId="604A0A4C" w:rsidR="00847880" w:rsidRDefault="00BE56DE" w:rsidP="00E25FC5">
      <w:pPr>
        <w:pStyle w:val="afa"/>
        <w:numPr>
          <w:ilvl w:val="0"/>
          <w:numId w:val="11"/>
        </w:numPr>
      </w:pPr>
      <w:r>
        <w:t xml:space="preserve">На </w:t>
      </w:r>
      <w:r w:rsidR="00710BD4">
        <w:t>согласовании</w:t>
      </w:r>
      <w:r w:rsidR="00847880">
        <w:t>;</w:t>
      </w:r>
    </w:p>
    <w:p w14:paraId="1AA8E786" w14:textId="4A99F59B" w:rsidR="00847880" w:rsidRDefault="00710BD4" w:rsidP="00E25FC5">
      <w:pPr>
        <w:pStyle w:val="afa"/>
        <w:numPr>
          <w:ilvl w:val="0"/>
          <w:numId w:val="11"/>
        </w:numPr>
      </w:pPr>
      <w:r>
        <w:lastRenderedPageBreak/>
        <w:t>Согласование с руководителем;</w:t>
      </w:r>
    </w:p>
    <w:p w14:paraId="454E8E6E" w14:textId="263330E7" w:rsidR="00E24AB3" w:rsidRDefault="00710BD4" w:rsidP="00E25FC5">
      <w:pPr>
        <w:pStyle w:val="afa"/>
        <w:numPr>
          <w:ilvl w:val="0"/>
          <w:numId w:val="11"/>
        </w:numPr>
      </w:pPr>
      <w:r>
        <w:t>Приостановлена.</w:t>
      </w:r>
    </w:p>
    <w:p w14:paraId="7D6A65AB" w14:textId="6C081B36" w:rsidR="00F70063" w:rsidRPr="00A13C3A" w:rsidRDefault="00B75AC4" w:rsidP="00EF45D8">
      <w:pPr>
        <w:pStyle w:val="afa"/>
      </w:pPr>
      <w:r w:rsidRPr="00A13C3A">
        <w:t>«</w:t>
      </w:r>
      <w:r w:rsidR="00243D9C" w:rsidRPr="00A13C3A">
        <w:rPr>
          <w:noProof/>
        </w:rPr>
        <w:drawing>
          <wp:inline distT="0" distB="0" distL="0" distR="0" wp14:anchorId="51E191E6" wp14:editId="55A6FBB2">
            <wp:extent cx="480102" cy="281964"/>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02" cy="281964"/>
                    </a:xfrm>
                    <a:prstGeom prst="rect">
                      <a:avLst/>
                    </a:prstGeom>
                  </pic:spPr>
                </pic:pic>
              </a:graphicData>
            </a:graphic>
          </wp:inline>
        </w:drawing>
      </w:r>
      <w:r w:rsidRPr="00A13C3A">
        <w:t>»</w:t>
      </w:r>
      <w:r w:rsidR="00243D9C" w:rsidRPr="00A13C3A">
        <w:t xml:space="preserve"> для оповещения о поступившем новом сообщении в модальном окне «Комментарии и ответы на комментарии».</w:t>
      </w:r>
    </w:p>
    <w:p w14:paraId="050209D5" w14:textId="0893B5F2" w:rsidR="00DE350E" w:rsidRDefault="00DE350E" w:rsidP="00DE350E">
      <w:pPr>
        <w:pStyle w:val="afa"/>
      </w:pPr>
      <w:r>
        <w:t>Блок «У меня на рассмотрении»</w:t>
      </w:r>
      <w:r w:rsidRPr="00A70736">
        <w:t xml:space="preserve"> </w:t>
      </w:r>
      <w:r w:rsidRPr="002C60CE">
        <w:t>долж</w:t>
      </w:r>
      <w:r>
        <w:t>е</w:t>
      </w:r>
      <w:r w:rsidRPr="002C60CE">
        <w:t>н содержать следующие</w:t>
      </w:r>
      <w:r>
        <w:t xml:space="preserve"> </w:t>
      </w:r>
      <w:r w:rsidRPr="002C60CE">
        <w:t>атрибуты</w:t>
      </w:r>
      <w:r>
        <w:t xml:space="preserve"> списка заявок:</w:t>
      </w:r>
    </w:p>
    <w:p w14:paraId="25B7BC4A" w14:textId="77777777" w:rsidR="00A13C3A" w:rsidRDefault="00A13C3A" w:rsidP="00DE350E">
      <w:pPr>
        <w:pStyle w:val="afa"/>
      </w:pPr>
    </w:p>
    <w:p w14:paraId="09C500CA" w14:textId="55BC9A86" w:rsidR="00A13C3A" w:rsidRPr="00A13C3A" w:rsidRDefault="00A13C3A" w:rsidP="00A13C3A">
      <w:pPr>
        <w:pStyle w:val="aff4"/>
        <w:rPr>
          <w:lang w:val="ru-RU"/>
        </w:rPr>
      </w:pPr>
      <w:r>
        <w:t xml:space="preserve">Таблица </w:t>
      </w:r>
      <w:r w:rsidR="0062504F">
        <w:fldChar w:fldCharType="begin"/>
      </w:r>
      <w:r w:rsidR="0062504F">
        <w:instrText xml:space="preserve"> SEQ Таблица \* ARABIC </w:instrText>
      </w:r>
      <w:r w:rsidR="0062504F">
        <w:fldChar w:fldCharType="separate"/>
      </w:r>
      <w:r w:rsidR="00074981">
        <w:rPr>
          <w:noProof/>
        </w:rPr>
        <w:t>8</w:t>
      </w:r>
      <w:r w:rsidR="0062504F">
        <w:rPr>
          <w:noProof/>
        </w:rPr>
        <w:fldChar w:fldCharType="end"/>
      </w:r>
      <w:r>
        <w:t xml:space="preserve">. Атрибуты списочного представления заявок у </w:t>
      </w:r>
      <w:r>
        <w:rPr>
          <w:lang w:val="ru-RU"/>
        </w:rPr>
        <w:t>главного рекрутера</w:t>
      </w:r>
    </w:p>
    <w:tbl>
      <w:tblPr>
        <w:tblStyle w:val="25"/>
        <w:tblW w:w="5000" w:type="pct"/>
        <w:tblLook w:val="04A0" w:firstRow="1" w:lastRow="0" w:firstColumn="1" w:lastColumn="0" w:noHBand="0" w:noVBand="1"/>
      </w:tblPr>
      <w:tblGrid>
        <w:gridCol w:w="2619"/>
        <w:gridCol w:w="3051"/>
        <w:gridCol w:w="3967"/>
      </w:tblGrid>
      <w:tr w:rsidR="00A13C3A" w:rsidRPr="00633CE1" w14:paraId="412914E4"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pct"/>
            <w:shd w:val="clear" w:color="auto" w:fill="D0CECE" w:themeFill="background2" w:themeFillShade="E6"/>
          </w:tcPr>
          <w:p w14:paraId="56F410AF" w14:textId="77777777" w:rsidR="00A13C3A" w:rsidRPr="002D3320" w:rsidRDefault="00A13C3A" w:rsidP="00A76D49">
            <w:pPr>
              <w:pStyle w:val="afa"/>
              <w:ind w:firstLine="0"/>
              <w:jc w:val="left"/>
              <w:rPr>
                <w:lang w:eastAsia="x-none"/>
              </w:rPr>
            </w:pPr>
            <w:r>
              <w:t xml:space="preserve">Название </w:t>
            </w:r>
            <w:r w:rsidRPr="00B52ECE">
              <w:t>атрибута</w:t>
            </w:r>
          </w:p>
        </w:tc>
        <w:tc>
          <w:tcPr>
            <w:tcW w:w="1583" w:type="pct"/>
            <w:shd w:val="clear" w:color="auto" w:fill="D0CECE" w:themeFill="background2" w:themeFillShade="E6"/>
          </w:tcPr>
          <w:p w14:paraId="6C30F6BE" w14:textId="3AF741E1" w:rsidR="00A13C3A" w:rsidRPr="002D3320" w:rsidRDefault="00A13C3A"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del w:id="56" w:author="Инна Карелина" w:date="2021-08-11T15:51:00Z">
              <w:r w:rsidRPr="00B52ECE" w:rsidDel="00E06D8D">
                <w:delText>Название поля в БД</w:delText>
              </w:r>
            </w:del>
            <w:ins w:id="57" w:author="Инна Карелина" w:date="2021-08-11T15:51:00Z">
              <w:r w:rsidR="00E06D8D">
                <w:t>Описание</w:t>
              </w:r>
            </w:ins>
          </w:p>
        </w:tc>
        <w:tc>
          <w:tcPr>
            <w:tcW w:w="2058" w:type="pct"/>
            <w:shd w:val="clear" w:color="auto" w:fill="D0CECE" w:themeFill="background2" w:themeFillShade="E6"/>
          </w:tcPr>
          <w:p w14:paraId="2D76C9D1" w14:textId="77777777" w:rsidR="00A13C3A" w:rsidRPr="002D3320" w:rsidRDefault="00A13C3A" w:rsidP="00A76D49">
            <w:pPr>
              <w:pStyle w:val="afa"/>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Дополнительно</w:t>
            </w:r>
          </w:p>
        </w:tc>
      </w:tr>
      <w:tr w:rsidR="00A13C3A" w:rsidRPr="00633CE1" w14:paraId="1E5B0573"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601350FC" w14:textId="77777777" w:rsidR="00A13C3A" w:rsidRPr="002D3320" w:rsidRDefault="00A13C3A" w:rsidP="00A76D49">
            <w:r>
              <w:rPr>
                <w:sz w:val="24"/>
                <w:szCs w:val="24"/>
              </w:rPr>
              <w:t>Номер заявки</w:t>
            </w:r>
          </w:p>
        </w:tc>
        <w:tc>
          <w:tcPr>
            <w:tcW w:w="1583" w:type="pct"/>
          </w:tcPr>
          <w:p w14:paraId="6016AB70" w14:textId="77777777" w:rsidR="00A13C3A" w:rsidRPr="002D3320" w:rsidRDefault="00A13C3A"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Номер заявки</w:t>
            </w:r>
          </w:p>
        </w:tc>
        <w:tc>
          <w:tcPr>
            <w:tcW w:w="2058" w:type="pct"/>
          </w:tcPr>
          <w:p w14:paraId="60BBC3FF" w14:textId="77777777" w:rsidR="00A13C3A" w:rsidRPr="002D3320" w:rsidRDefault="00A13C3A"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A13C3A" w:rsidRPr="00633CE1" w14:paraId="733DE2E5"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24ECD144" w14:textId="77777777" w:rsidR="00A13C3A" w:rsidRPr="002D3320" w:rsidRDefault="00A13C3A" w:rsidP="00A76D49">
            <w:pPr>
              <w:pStyle w:val="afa"/>
              <w:ind w:firstLine="0"/>
            </w:pPr>
            <w:r w:rsidRPr="00B52ECE">
              <w:t>Дата заявки</w:t>
            </w:r>
          </w:p>
        </w:tc>
        <w:tc>
          <w:tcPr>
            <w:tcW w:w="1583" w:type="pct"/>
          </w:tcPr>
          <w:p w14:paraId="2C24D1EE" w14:textId="77777777" w:rsidR="00A13C3A" w:rsidRPr="002D3320" w:rsidRDefault="00A13C3A"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Дата создания заявки</w:t>
            </w:r>
          </w:p>
        </w:tc>
        <w:tc>
          <w:tcPr>
            <w:tcW w:w="2058" w:type="pct"/>
          </w:tcPr>
          <w:p w14:paraId="1B966218" w14:textId="77777777" w:rsidR="00A13C3A" w:rsidRPr="002D3320" w:rsidRDefault="00A13C3A"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A13C3A" w:rsidRPr="00633CE1" w14:paraId="65A32B10"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28366387" w14:textId="77777777" w:rsidR="00A13C3A" w:rsidRDefault="00A13C3A" w:rsidP="00A76D49">
            <w:pPr>
              <w:pStyle w:val="afa"/>
              <w:ind w:firstLine="0"/>
            </w:pPr>
            <w:r w:rsidRPr="00B52ECE">
              <w:t>Статус заявки</w:t>
            </w:r>
          </w:p>
        </w:tc>
        <w:tc>
          <w:tcPr>
            <w:tcW w:w="1583" w:type="pct"/>
          </w:tcPr>
          <w:p w14:paraId="49950118" w14:textId="77777777" w:rsidR="00A13C3A" w:rsidRPr="002D3320" w:rsidRDefault="00A13C3A"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Статус заявки</w:t>
            </w:r>
          </w:p>
        </w:tc>
        <w:tc>
          <w:tcPr>
            <w:tcW w:w="2058" w:type="pct"/>
          </w:tcPr>
          <w:p w14:paraId="7457C165" w14:textId="77777777" w:rsidR="00A13C3A" w:rsidRDefault="00A13C3A"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A13C3A" w:rsidRPr="00633CE1" w14:paraId="01130B48"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3FB7E9E4" w14:textId="77777777" w:rsidR="00A13C3A" w:rsidRPr="00107833" w:rsidRDefault="00A13C3A" w:rsidP="00A76D49">
            <w:pPr>
              <w:pStyle w:val="afa"/>
              <w:ind w:firstLine="0"/>
            </w:pPr>
            <w:r w:rsidRPr="00B52ECE">
              <w:t>Должность</w:t>
            </w:r>
          </w:p>
        </w:tc>
        <w:tc>
          <w:tcPr>
            <w:tcW w:w="1583" w:type="pct"/>
          </w:tcPr>
          <w:p w14:paraId="0D94AAF2" w14:textId="1B4EA170" w:rsidR="00A13C3A" w:rsidRPr="002D3320" w:rsidRDefault="00A13C3A"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del w:id="58" w:author="Инна Карелина" w:date="2021-08-11T15:51:00Z">
              <w:r w:rsidRPr="00B52ECE" w:rsidDel="00E06D8D">
                <w:rPr>
                  <w:lang w:eastAsia="x-none"/>
                </w:rPr>
                <w:delText>Наименование вакансии для публикации</w:delText>
              </w:r>
            </w:del>
            <w:ins w:id="59" w:author="Инна Карелина" w:date="2021-08-11T15:51:00Z">
              <w:r w:rsidR="00E06D8D">
                <w:rPr>
                  <w:lang w:eastAsia="x-none"/>
                </w:rPr>
                <w:t>Вакансия штатного расписания</w:t>
              </w:r>
            </w:ins>
          </w:p>
        </w:tc>
        <w:tc>
          <w:tcPr>
            <w:tcW w:w="2058" w:type="pct"/>
          </w:tcPr>
          <w:p w14:paraId="1B6EB499" w14:textId="77777777" w:rsidR="00A13C3A" w:rsidRDefault="00A13C3A"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A13C3A" w:rsidRPr="00633CE1" w14:paraId="612218C8"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52A47763" w14:textId="77777777" w:rsidR="00A13C3A" w:rsidRPr="00421F92" w:rsidRDefault="00A13C3A" w:rsidP="00A76D49">
            <w:pPr>
              <w:pStyle w:val="afa"/>
              <w:ind w:firstLine="0"/>
            </w:pPr>
            <w:r>
              <w:t>Автор</w:t>
            </w:r>
          </w:p>
        </w:tc>
        <w:tc>
          <w:tcPr>
            <w:tcW w:w="1583" w:type="pct"/>
          </w:tcPr>
          <w:p w14:paraId="0A84ED95" w14:textId="77777777" w:rsidR="00A13C3A" w:rsidRPr="002D3320" w:rsidRDefault="00A13C3A"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Автор заявки</w:t>
            </w:r>
          </w:p>
        </w:tc>
        <w:tc>
          <w:tcPr>
            <w:tcW w:w="2058" w:type="pct"/>
          </w:tcPr>
          <w:p w14:paraId="289B1930" w14:textId="77777777" w:rsidR="00A13C3A" w:rsidRDefault="00A13C3A"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пользователя</w:t>
            </w:r>
          </w:p>
        </w:tc>
      </w:tr>
    </w:tbl>
    <w:p w14:paraId="5E28A8D7" w14:textId="77777777" w:rsidR="00730168" w:rsidRDefault="00730168" w:rsidP="00DC4A1D">
      <w:pPr>
        <w:keepNext/>
        <w:spacing w:line="480" w:lineRule="auto"/>
        <w:rPr>
          <w:noProof/>
        </w:rPr>
      </w:pPr>
    </w:p>
    <w:p w14:paraId="3484D21C" w14:textId="139F37B4" w:rsidR="002559EF" w:rsidRDefault="00485C81" w:rsidP="009E28BE">
      <w:pPr>
        <w:keepNext/>
        <w:spacing w:line="480" w:lineRule="auto"/>
        <w:jc w:val="center"/>
      </w:pPr>
      <w:r>
        <w:rPr>
          <w:noProof/>
        </w:rPr>
        <w:drawing>
          <wp:inline distT="0" distB="0" distL="0" distR="0" wp14:anchorId="2BA9D103" wp14:editId="0B398C0C">
            <wp:extent cx="5910410" cy="3463828"/>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7" cstate="print">
                      <a:extLst>
                        <a:ext uri="{28A0092B-C50C-407E-A947-70E740481C1C}">
                          <a14:useLocalDpi xmlns:a14="http://schemas.microsoft.com/office/drawing/2010/main" val="0"/>
                        </a:ext>
                      </a:extLst>
                    </a:blip>
                    <a:srcRect t="892" b="892"/>
                    <a:stretch>
                      <a:fillRect/>
                    </a:stretch>
                  </pic:blipFill>
                  <pic:spPr bwMode="auto">
                    <a:xfrm>
                      <a:off x="0" y="0"/>
                      <a:ext cx="5910410" cy="3463828"/>
                    </a:xfrm>
                    <a:prstGeom prst="rect">
                      <a:avLst/>
                    </a:prstGeom>
                    <a:ln>
                      <a:noFill/>
                    </a:ln>
                    <a:extLst>
                      <a:ext uri="{53640926-AAD7-44D8-BBD7-CCE9431645EC}">
                        <a14:shadowObscured xmlns:a14="http://schemas.microsoft.com/office/drawing/2010/main"/>
                      </a:ext>
                    </a:extLst>
                  </pic:spPr>
                </pic:pic>
              </a:graphicData>
            </a:graphic>
          </wp:inline>
        </w:drawing>
      </w:r>
    </w:p>
    <w:p w14:paraId="465B24CA" w14:textId="5259964D" w:rsidR="00E24AB3" w:rsidRPr="00EF45D8" w:rsidRDefault="002559EF" w:rsidP="00F70063">
      <w:pPr>
        <w:pStyle w:val="aff0"/>
        <w:rPr>
          <w:lang w:val="ru-RU"/>
        </w:rPr>
      </w:pPr>
      <w:r>
        <w:t xml:space="preserve">Рисунок </w:t>
      </w:r>
      <w:r w:rsidR="0040354F">
        <w:fldChar w:fldCharType="begin"/>
      </w:r>
      <w:r w:rsidR="0040354F">
        <w:instrText xml:space="preserve"> SEQ Рисунок \* ARABIC </w:instrText>
      </w:r>
      <w:r w:rsidR="0040354F">
        <w:fldChar w:fldCharType="separate"/>
      </w:r>
      <w:r w:rsidR="00A53570">
        <w:rPr>
          <w:noProof/>
        </w:rPr>
        <w:t>5</w:t>
      </w:r>
      <w:r w:rsidR="0040354F">
        <w:fldChar w:fldCharType="end"/>
      </w:r>
      <w:r>
        <w:t xml:space="preserve">. </w:t>
      </w:r>
      <w:r w:rsidR="00F52C0E">
        <w:rPr>
          <w:lang w:val="ru-RU"/>
        </w:rPr>
        <w:t>В</w:t>
      </w:r>
      <w:r>
        <w:t>кладка «</w:t>
      </w:r>
      <w:r w:rsidRPr="005142DB">
        <w:t>У меня на рассмотрении</w:t>
      </w:r>
      <w:r>
        <w:t>»</w:t>
      </w:r>
      <w:r w:rsidR="00F52C0E">
        <w:rPr>
          <w:lang w:val="ru-RU"/>
        </w:rPr>
        <w:t xml:space="preserve"> для </w:t>
      </w:r>
      <w:r w:rsidR="005856E5">
        <w:rPr>
          <w:lang w:val="ru-RU"/>
        </w:rPr>
        <w:t>Главного рекрутера</w:t>
      </w:r>
    </w:p>
    <w:p w14:paraId="368A412C" w14:textId="77777777" w:rsidR="00B75AC4" w:rsidRPr="00EF45D8" w:rsidRDefault="00B75AC4" w:rsidP="00EF45D8">
      <w:pPr>
        <w:rPr>
          <w:lang w:val="x-none" w:eastAsia="x-none"/>
        </w:rPr>
      </w:pPr>
    </w:p>
    <w:p w14:paraId="51B176E3" w14:textId="76A0D525" w:rsidR="00243D9C" w:rsidRPr="00DC4A1D" w:rsidRDefault="00E90641" w:rsidP="00EF45D8">
      <w:pPr>
        <w:pStyle w:val="4"/>
      </w:pPr>
      <w:bookmarkStart w:id="60" w:name="_Toc79400120"/>
      <w:r w:rsidRPr="00DC4A1D">
        <w:t>Блок «</w:t>
      </w:r>
      <w:r w:rsidR="00AF4D58" w:rsidRPr="00DC4A1D">
        <w:t xml:space="preserve"> Исполненные заявки</w:t>
      </w:r>
      <w:r w:rsidRPr="00DC4A1D">
        <w:t>»</w:t>
      </w:r>
      <w:bookmarkEnd w:id="60"/>
      <w:r w:rsidRPr="00DC4A1D">
        <w:t xml:space="preserve"> </w:t>
      </w:r>
    </w:p>
    <w:p w14:paraId="55C6FD48" w14:textId="1F552099" w:rsidR="007B2934" w:rsidRPr="00DC4A1D" w:rsidRDefault="007B2934" w:rsidP="008B03C3">
      <w:pPr>
        <w:pStyle w:val="afa"/>
      </w:pPr>
      <w:r w:rsidRPr="00DC4A1D">
        <w:lastRenderedPageBreak/>
        <w:t xml:space="preserve">В блок «Исполненные заявки» </w:t>
      </w:r>
      <w:r w:rsidR="00DE350E" w:rsidRPr="00DC4A1D">
        <w:t xml:space="preserve">должны </w:t>
      </w:r>
      <w:r w:rsidR="00DC4A1D" w:rsidRPr="00DC4A1D">
        <w:t>отображаться заявки</w:t>
      </w:r>
      <w:r w:rsidR="00DC4A1D">
        <w:t xml:space="preserve"> со</w:t>
      </w:r>
      <w:r w:rsidR="00DE350E" w:rsidRPr="00DC4A1D">
        <w:t xml:space="preserve"> статус</w:t>
      </w:r>
      <w:r w:rsidR="00DC4A1D">
        <w:t>ом</w:t>
      </w:r>
      <w:r w:rsidR="00DE350E" w:rsidRPr="00DC4A1D">
        <w:t>:</w:t>
      </w:r>
    </w:p>
    <w:p w14:paraId="6ED252C4" w14:textId="76C2BC12" w:rsidR="00847880" w:rsidRPr="00DC4A1D" w:rsidRDefault="00E77296" w:rsidP="00E25FC5">
      <w:pPr>
        <w:pStyle w:val="afa"/>
        <w:numPr>
          <w:ilvl w:val="0"/>
          <w:numId w:val="12"/>
        </w:numPr>
      </w:pPr>
      <w:r w:rsidRPr="00DC4A1D">
        <w:t>Отклонен</w:t>
      </w:r>
      <w:r w:rsidR="00DE350E" w:rsidRPr="00DC4A1D">
        <w:t>а</w:t>
      </w:r>
      <w:r w:rsidR="00847880" w:rsidRPr="00DC4A1D">
        <w:t>;</w:t>
      </w:r>
    </w:p>
    <w:p w14:paraId="7590A490" w14:textId="0B7376C7" w:rsidR="00847880" w:rsidRPr="00DC4A1D" w:rsidRDefault="00DE350E" w:rsidP="00E25FC5">
      <w:pPr>
        <w:pStyle w:val="afa"/>
        <w:numPr>
          <w:ilvl w:val="0"/>
          <w:numId w:val="12"/>
        </w:numPr>
      </w:pPr>
      <w:r w:rsidRPr="00DC4A1D">
        <w:t>Исполнена</w:t>
      </w:r>
      <w:r w:rsidR="00847880" w:rsidRPr="00DC4A1D">
        <w:t>;</w:t>
      </w:r>
    </w:p>
    <w:p w14:paraId="0B50C42C" w14:textId="0F56EBC9" w:rsidR="00847880" w:rsidRPr="00DC4A1D" w:rsidRDefault="00DE350E" w:rsidP="00E25FC5">
      <w:pPr>
        <w:pStyle w:val="afa"/>
        <w:numPr>
          <w:ilvl w:val="0"/>
          <w:numId w:val="12"/>
        </w:numPr>
      </w:pPr>
      <w:r w:rsidRPr="00DC4A1D">
        <w:t>Закрыта.</w:t>
      </w:r>
    </w:p>
    <w:p w14:paraId="30A40CB3" w14:textId="1FD03FF0" w:rsidR="00EA6197" w:rsidRPr="00DC4A1D" w:rsidRDefault="003260D6" w:rsidP="00EA6197">
      <w:pPr>
        <w:pStyle w:val="afa"/>
      </w:pPr>
      <w:r w:rsidRPr="00DC4A1D">
        <w:t>Блок «Исполненные заявки» должен отображать атрибуты списка заявок аналогичные перечисленным атрибутам Блок</w:t>
      </w:r>
      <w:r w:rsidR="00C944D9" w:rsidRPr="00DC4A1D">
        <w:t>а</w:t>
      </w:r>
      <w:r w:rsidRPr="00DC4A1D">
        <w:t xml:space="preserve"> «</w:t>
      </w:r>
      <w:r w:rsidR="00C944D9" w:rsidRPr="00DC4A1D">
        <w:t>У меня на рассмотрении</w:t>
      </w:r>
      <w:r w:rsidRPr="00DC4A1D">
        <w:t>» в пункте 5.2.3.2.</w:t>
      </w:r>
    </w:p>
    <w:p w14:paraId="2087EEB8" w14:textId="6A7C4C37" w:rsidR="00EA6197" w:rsidRPr="00EF45D8" w:rsidRDefault="00EA6197" w:rsidP="00EA6197">
      <w:pPr>
        <w:pStyle w:val="3"/>
      </w:pPr>
      <w:bookmarkStart w:id="61" w:name="_Toc79400121"/>
      <w:r w:rsidRPr="00EF45D8">
        <w:rPr>
          <w:color w:val="auto"/>
        </w:rPr>
        <w:t xml:space="preserve">Страница </w:t>
      </w:r>
      <w:r>
        <w:rPr>
          <w:color w:val="auto"/>
          <w:lang w:val="ru-RU"/>
        </w:rPr>
        <w:t>Сервиса</w:t>
      </w:r>
      <w:r w:rsidRPr="00EF45D8">
        <w:rPr>
          <w:color w:val="auto"/>
        </w:rPr>
        <w:t xml:space="preserve"> для пользовател</w:t>
      </w:r>
      <w:r w:rsidRPr="00EF45D8">
        <w:rPr>
          <w:color w:val="auto"/>
          <w:lang w:val="ru-RU"/>
        </w:rPr>
        <w:t>ей</w:t>
      </w:r>
      <w:r w:rsidRPr="00EF45D8">
        <w:rPr>
          <w:color w:val="auto"/>
        </w:rPr>
        <w:t xml:space="preserve"> с ролью «</w:t>
      </w:r>
      <w:r>
        <w:rPr>
          <w:color w:val="auto"/>
          <w:lang w:val="ru-RU"/>
        </w:rPr>
        <w:t>Рекрутер</w:t>
      </w:r>
      <w:r w:rsidRPr="00EF45D8">
        <w:rPr>
          <w:color w:val="auto"/>
        </w:rPr>
        <w:t>»</w:t>
      </w:r>
      <w:bookmarkEnd w:id="61"/>
    </w:p>
    <w:p w14:paraId="19DDCB75" w14:textId="29C29B59" w:rsidR="00EA6197" w:rsidRDefault="00EA6197" w:rsidP="00EA6197">
      <w:pPr>
        <w:pStyle w:val="ad"/>
        <w:ind w:left="0" w:firstLine="360"/>
        <w:jc w:val="both"/>
        <w:rPr>
          <w:rFonts w:ascii="Times New Roman" w:hAnsi="Times New Roman" w:cs="Times New Roman"/>
          <w:sz w:val="24"/>
          <w:szCs w:val="24"/>
        </w:rPr>
      </w:pPr>
      <w:r>
        <w:rPr>
          <w:rFonts w:ascii="Times New Roman" w:hAnsi="Times New Roman" w:cs="Times New Roman"/>
          <w:sz w:val="24"/>
          <w:szCs w:val="24"/>
        </w:rPr>
        <w:t>Рекрутеру должно быть доступно отображение следующих блоков (вкладок):</w:t>
      </w:r>
    </w:p>
    <w:p w14:paraId="6CD30D56" w14:textId="172239DA" w:rsidR="00EA6197" w:rsidRDefault="00EA6197" w:rsidP="00E25FC5">
      <w:pPr>
        <w:pStyle w:val="ad"/>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«Мои заявки» (заявки, в которых инициатором выступает сам </w:t>
      </w:r>
      <w:r w:rsidR="001D6E80">
        <w:rPr>
          <w:rFonts w:ascii="Times New Roman" w:hAnsi="Times New Roman" w:cs="Times New Roman"/>
          <w:sz w:val="24"/>
          <w:szCs w:val="24"/>
        </w:rPr>
        <w:t>Р</w:t>
      </w:r>
      <w:r>
        <w:rPr>
          <w:rFonts w:ascii="Times New Roman" w:hAnsi="Times New Roman" w:cs="Times New Roman"/>
          <w:sz w:val="24"/>
          <w:szCs w:val="24"/>
        </w:rPr>
        <w:t>екрутер);</w:t>
      </w:r>
    </w:p>
    <w:p w14:paraId="77B3812B" w14:textId="29CE7B34" w:rsidR="00EA6197" w:rsidRDefault="00EA6197" w:rsidP="00E25FC5">
      <w:pPr>
        <w:pStyle w:val="ad"/>
        <w:numPr>
          <w:ilvl w:val="0"/>
          <w:numId w:val="20"/>
        </w:numPr>
        <w:jc w:val="both"/>
        <w:rPr>
          <w:rFonts w:ascii="Times New Roman" w:hAnsi="Times New Roman" w:cs="Times New Roman"/>
          <w:sz w:val="24"/>
          <w:szCs w:val="24"/>
        </w:rPr>
      </w:pPr>
      <w:r>
        <w:rPr>
          <w:rFonts w:ascii="Times New Roman" w:hAnsi="Times New Roman" w:cs="Times New Roman"/>
          <w:sz w:val="24"/>
          <w:szCs w:val="24"/>
        </w:rPr>
        <w:t>«У меня на рассмотрении» (заявки требующие исполнения);</w:t>
      </w:r>
    </w:p>
    <w:p w14:paraId="3C6F423C" w14:textId="22652395" w:rsidR="00EA6197" w:rsidRPr="001D6E80" w:rsidRDefault="00EA6197" w:rsidP="00E25FC5">
      <w:pPr>
        <w:pStyle w:val="ad"/>
        <w:numPr>
          <w:ilvl w:val="0"/>
          <w:numId w:val="20"/>
        </w:numPr>
        <w:jc w:val="both"/>
        <w:rPr>
          <w:rFonts w:ascii="Times New Roman" w:eastAsia="Malgun Gothic" w:hAnsi="Times New Roman" w:cs="Times New Roman"/>
          <w:sz w:val="24"/>
          <w:szCs w:val="24"/>
          <w:lang w:eastAsia="ru-RU"/>
        </w:rPr>
      </w:pPr>
      <w:commentRangeStart w:id="62"/>
      <w:r w:rsidRPr="001D6E80">
        <w:rPr>
          <w:rFonts w:ascii="Times New Roman" w:hAnsi="Times New Roman" w:cs="Times New Roman"/>
          <w:sz w:val="24"/>
          <w:szCs w:val="24"/>
        </w:rPr>
        <w:t xml:space="preserve">«Исполненные заявки» (закрытые заявки не требующие исполнения). </w:t>
      </w:r>
      <w:commentRangeEnd w:id="62"/>
      <w:r w:rsidR="001D6E80" w:rsidRPr="001D6E80">
        <w:rPr>
          <w:rStyle w:val="afb"/>
        </w:rPr>
        <w:commentReference w:id="62"/>
      </w:r>
    </w:p>
    <w:p w14:paraId="6813AE73" w14:textId="50BB21FF" w:rsidR="00346054" w:rsidRDefault="00346054" w:rsidP="003B099A">
      <w:pPr>
        <w:pStyle w:val="afa"/>
      </w:pPr>
      <w:r w:rsidRPr="00710BD4">
        <w:t xml:space="preserve">В сервисе должна быть </w:t>
      </w:r>
      <w:r>
        <w:t xml:space="preserve">предусмотрена </w:t>
      </w:r>
      <w:r w:rsidRPr="00710BD4">
        <w:t>индикация «</w:t>
      </w:r>
      <w:r w:rsidRPr="00710BD4">
        <w:rPr>
          <w:noProof/>
        </w:rPr>
        <w:drawing>
          <wp:inline distT="0" distB="0" distL="0" distR="0" wp14:anchorId="19E36EEB" wp14:editId="4522DCE1">
            <wp:extent cx="1485899" cy="358140"/>
            <wp:effectExtent l="0" t="0" r="635" b="3810"/>
            <wp:docPr id="1303672242" name="Рисунок 130367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788"/>
                    <a:stretch/>
                  </pic:blipFill>
                  <pic:spPr bwMode="auto">
                    <a:xfrm>
                      <a:off x="0" y="0"/>
                      <a:ext cx="1486029" cy="358171"/>
                    </a:xfrm>
                    <a:prstGeom prst="rect">
                      <a:avLst/>
                    </a:prstGeom>
                    <a:ln>
                      <a:noFill/>
                    </a:ln>
                    <a:extLst>
                      <a:ext uri="{53640926-AAD7-44D8-BBD7-CCE9431645EC}">
                        <a14:shadowObscured xmlns:a14="http://schemas.microsoft.com/office/drawing/2010/main"/>
                      </a:ext>
                    </a:extLst>
                  </pic:spPr>
                </pic:pic>
              </a:graphicData>
            </a:graphic>
          </wp:inline>
        </w:drawing>
      </w:r>
      <w:r w:rsidRPr="00710BD4">
        <w:t>»о поступлении новых</w:t>
      </w:r>
      <w:r>
        <w:t xml:space="preserve"> </w:t>
      </w:r>
      <w:r w:rsidRPr="00710BD4">
        <w:t>заявок на исполнение (над блоком «У меня на рассмотрении»)</w:t>
      </w:r>
      <w:r w:rsidR="003B099A">
        <w:t xml:space="preserve">. Индикация должна отображаться при появлении </w:t>
      </w:r>
      <w:r w:rsidR="00CB454A">
        <w:t xml:space="preserve">новых </w:t>
      </w:r>
      <w:r w:rsidR="003B099A">
        <w:t>заявок в статусе «На исполнении».</w:t>
      </w:r>
    </w:p>
    <w:p w14:paraId="56186BD6" w14:textId="7E984329" w:rsidR="00346054" w:rsidRDefault="00346054" w:rsidP="003B099A">
      <w:pPr>
        <w:pStyle w:val="afa"/>
      </w:pPr>
      <w:r>
        <w:t>У пользователя с ролью «Рекрутер» должны отображаться кнопки</w:t>
      </w:r>
      <w:r w:rsidR="003B099A">
        <w:t>:</w:t>
      </w:r>
      <w:r>
        <w:t xml:space="preserve"> «Реестр моих заявок» и «Реестр всех заявок». Кнопка «Реестр всех заявок» должна переадресовывать пользователя на страницу сервиса «Реестр заявок на подбор. Главный рекрутер». Кнопка «Реестр моих заявок» должна переадресовывать пользователя на страницу сервиса «Реестр заявок на подбор. Рекрутер»</w:t>
      </w:r>
    </w:p>
    <w:p w14:paraId="1D12CC8B" w14:textId="66D2C51A" w:rsidR="00346054" w:rsidRDefault="00346054" w:rsidP="00346054">
      <w:pPr>
        <w:pStyle w:val="afa"/>
      </w:pPr>
      <w:r>
        <w:t xml:space="preserve">У пользователя с ролью «Рекрутер» должна отображаться кнопка «Обновить», позволяющая обновлять список заявок при нажатии на кнопку. </w:t>
      </w:r>
    </w:p>
    <w:p w14:paraId="3F96C49F" w14:textId="77777777" w:rsidR="00346054" w:rsidRDefault="00346054" w:rsidP="00346054">
      <w:pPr>
        <w:pStyle w:val="afa"/>
      </w:pPr>
      <w:r w:rsidRPr="00346054">
        <w:t>«</w:t>
      </w:r>
      <w:r w:rsidRPr="00346054">
        <w:rPr>
          <w:noProof/>
        </w:rPr>
        <w:drawing>
          <wp:inline distT="0" distB="0" distL="0" distR="0" wp14:anchorId="1601E679" wp14:editId="61F37A36">
            <wp:extent cx="480102" cy="281964"/>
            <wp:effectExtent l="0" t="0" r="0" b="3810"/>
            <wp:docPr id="695821375" name="Рисунок 6958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02" cy="281964"/>
                    </a:xfrm>
                    <a:prstGeom prst="rect">
                      <a:avLst/>
                    </a:prstGeom>
                  </pic:spPr>
                </pic:pic>
              </a:graphicData>
            </a:graphic>
          </wp:inline>
        </w:drawing>
      </w:r>
      <w:r w:rsidRPr="00346054">
        <w:t>» для оповещения о поступившем новом сообщении в модальном окне «Комментарии и ответы на комментарии».</w:t>
      </w:r>
    </w:p>
    <w:p w14:paraId="1FF61BD7" w14:textId="77777777" w:rsidR="00346054" w:rsidRPr="00346054" w:rsidRDefault="00346054" w:rsidP="00346054">
      <w:pPr>
        <w:pStyle w:val="afa"/>
      </w:pPr>
    </w:p>
    <w:p w14:paraId="73464BCF" w14:textId="77777777" w:rsidR="00EA6197" w:rsidRPr="00710BD4" w:rsidRDefault="00EA6197" w:rsidP="00EA6197">
      <w:pPr>
        <w:pStyle w:val="4"/>
      </w:pPr>
      <w:bookmarkStart w:id="63" w:name="_Toc79400122"/>
      <w:r>
        <w:t>Блок «</w:t>
      </w:r>
      <w:r w:rsidRPr="00EA6197">
        <w:t>Мои заявки</w:t>
      </w:r>
      <w:r w:rsidRPr="009E7C7B">
        <w:t>»</w:t>
      </w:r>
      <w:bookmarkEnd w:id="63"/>
      <w:r>
        <w:t xml:space="preserve"> </w:t>
      </w:r>
    </w:p>
    <w:p w14:paraId="6AD737F6" w14:textId="77777777" w:rsidR="00EA6197" w:rsidRDefault="00EA6197" w:rsidP="00EA6197">
      <w:pPr>
        <w:pStyle w:val="afa"/>
      </w:pPr>
      <w:r>
        <w:t xml:space="preserve">Блок «Мои заявки» должен отображать </w:t>
      </w:r>
      <w:r w:rsidRPr="002C60CE">
        <w:t>атрибуты</w:t>
      </w:r>
      <w:r>
        <w:t xml:space="preserve"> списка заявок аналогичные перечисленным атрибутам в пункте 5.2.1, так как пользователь в данном случае выступает в роли автора заявки. </w:t>
      </w:r>
    </w:p>
    <w:p w14:paraId="7A1F1656" w14:textId="77777777" w:rsidR="00EA6197" w:rsidRDefault="00EA6197" w:rsidP="00EA6197">
      <w:pPr>
        <w:pStyle w:val="4"/>
      </w:pPr>
      <w:bookmarkStart w:id="64" w:name="_Toc79400123"/>
      <w:r>
        <w:t>Блок «</w:t>
      </w:r>
      <w:r w:rsidRPr="009E7C7B">
        <w:t>У меня на рассмотрении»</w:t>
      </w:r>
      <w:bookmarkEnd w:id="64"/>
      <w:r>
        <w:t xml:space="preserve"> </w:t>
      </w:r>
    </w:p>
    <w:p w14:paraId="15A8EB1D" w14:textId="77FCC799" w:rsidR="00EA6197" w:rsidRDefault="00EA6197" w:rsidP="00EA6197">
      <w:pPr>
        <w:pStyle w:val="afa"/>
      </w:pPr>
      <w:r>
        <w:t xml:space="preserve">В блоке «У меня на рассмотрении» у </w:t>
      </w:r>
      <w:r w:rsidR="003A0922">
        <w:t>Р</w:t>
      </w:r>
      <w:r>
        <w:t xml:space="preserve">екрутера должны быть отражены заявки, которым присвоен следующий статус: </w:t>
      </w:r>
    </w:p>
    <w:p w14:paraId="05051CFD" w14:textId="0C7627C1" w:rsidR="00EA6197" w:rsidRDefault="00EA6197" w:rsidP="00E25FC5">
      <w:pPr>
        <w:pStyle w:val="afa"/>
        <w:numPr>
          <w:ilvl w:val="0"/>
          <w:numId w:val="11"/>
        </w:numPr>
      </w:pPr>
      <w:r>
        <w:t>На исполнении</w:t>
      </w:r>
    </w:p>
    <w:p w14:paraId="5A985E43" w14:textId="77777777" w:rsidR="00346054" w:rsidRPr="00346054" w:rsidRDefault="00346054" w:rsidP="00EA6197">
      <w:pPr>
        <w:pStyle w:val="afa"/>
      </w:pPr>
    </w:p>
    <w:p w14:paraId="7E2C804D" w14:textId="77777777" w:rsidR="00EA6197" w:rsidRDefault="00EA6197" w:rsidP="00EA6197">
      <w:pPr>
        <w:pStyle w:val="afa"/>
      </w:pPr>
      <w:r>
        <w:t>Блок «У меня на рассмотрении»</w:t>
      </w:r>
      <w:r w:rsidRPr="00A70736">
        <w:t xml:space="preserve"> </w:t>
      </w:r>
      <w:r w:rsidRPr="002C60CE">
        <w:t>долж</w:t>
      </w:r>
      <w:r>
        <w:t>е</w:t>
      </w:r>
      <w:r w:rsidRPr="002C60CE">
        <w:t>н содержать следующие</w:t>
      </w:r>
      <w:r>
        <w:t xml:space="preserve"> </w:t>
      </w:r>
      <w:r w:rsidRPr="002C60CE">
        <w:t>атрибуты</w:t>
      </w:r>
      <w:r>
        <w:t xml:space="preserve"> списка заявок:</w:t>
      </w:r>
    </w:p>
    <w:p w14:paraId="77BB786A" w14:textId="5450C16C" w:rsidR="00730168" w:rsidRPr="00A13C3A" w:rsidRDefault="00730168" w:rsidP="00730168">
      <w:pPr>
        <w:pStyle w:val="aff4"/>
        <w:rPr>
          <w:lang w:val="ru-RU"/>
        </w:rPr>
      </w:pPr>
      <w:r>
        <w:t xml:space="preserve">Таблица </w:t>
      </w:r>
      <w:r>
        <w:fldChar w:fldCharType="begin"/>
      </w:r>
      <w:r>
        <w:instrText xml:space="preserve"> SEQ Таблица \* ARABIC </w:instrText>
      </w:r>
      <w:r>
        <w:fldChar w:fldCharType="separate"/>
      </w:r>
      <w:r w:rsidR="00074981">
        <w:rPr>
          <w:noProof/>
        </w:rPr>
        <w:t>9</w:t>
      </w:r>
      <w:r>
        <w:fldChar w:fldCharType="end"/>
      </w:r>
      <w:r>
        <w:t xml:space="preserve">. Атрибуты списочного представления заявок у </w:t>
      </w:r>
      <w:r>
        <w:rPr>
          <w:lang w:val="ru-RU"/>
        </w:rPr>
        <w:t>Рекрутера</w:t>
      </w:r>
    </w:p>
    <w:tbl>
      <w:tblPr>
        <w:tblStyle w:val="25"/>
        <w:tblW w:w="5000" w:type="pct"/>
        <w:tblLook w:val="04A0" w:firstRow="1" w:lastRow="0" w:firstColumn="1" w:lastColumn="0" w:noHBand="0" w:noVBand="1"/>
      </w:tblPr>
      <w:tblGrid>
        <w:gridCol w:w="2619"/>
        <w:gridCol w:w="3051"/>
        <w:gridCol w:w="3967"/>
      </w:tblGrid>
      <w:tr w:rsidR="00730168" w:rsidRPr="00633CE1" w14:paraId="68131DE4"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pct"/>
            <w:shd w:val="clear" w:color="auto" w:fill="D0CECE" w:themeFill="background2" w:themeFillShade="E6"/>
          </w:tcPr>
          <w:p w14:paraId="6E07723E" w14:textId="77777777" w:rsidR="00730168" w:rsidRPr="002D3320" w:rsidRDefault="00730168" w:rsidP="00A76D49">
            <w:pPr>
              <w:pStyle w:val="afa"/>
              <w:ind w:firstLine="0"/>
              <w:jc w:val="left"/>
              <w:rPr>
                <w:lang w:eastAsia="x-none"/>
              </w:rPr>
            </w:pPr>
            <w:r>
              <w:lastRenderedPageBreak/>
              <w:t xml:space="preserve">Название </w:t>
            </w:r>
            <w:r w:rsidRPr="00B52ECE">
              <w:t>атрибута</w:t>
            </w:r>
          </w:p>
        </w:tc>
        <w:tc>
          <w:tcPr>
            <w:tcW w:w="1583" w:type="pct"/>
            <w:shd w:val="clear" w:color="auto" w:fill="D0CECE" w:themeFill="background2" w:themeFillShade="E6"/>
          </w:tcPr>
          <w:p w14:paraId="2EB6988E" w14:textId="77777777" w:rsidR="00730168" w:rsidRPr="002D3320" w:rsidRDefault="00730168"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sidRPr="00B52ECE">
              <w:t>Название поля в БД</w:t>
            </w:r>
          </w:p>
        </w:tc>
        <w:tc>
          <w:tcPr>
            <w:tcW w:w="2058" w:type="pct"/>
            <w:shd w:val="clear" w:color="auto" w:fill="D0CECE" w:themeFill="background2" w:themeFillShade="E6"/>
          </w:tcPr>
          <w:p w14:paraId="2E0745F2" w14:textId="77777777" w:rsidR="00730168" w:rsidRPr="002D3320" w:rsidRDefault="00730168" w:rsidP="00A76D49">
            <w:pPr>
              <w:pStyle w:val="afa"/>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Дополнительно</w:t>
            </w:r>
          </w:p>
        </w:tc>
      </w:tr>
      <w:tr w:rsidR="00730168" w:rsidRPr="00633CE1" w14:paraId="4D0FD751"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406EB0E2" w14:textId="77777777" w:rsidR="00730168" w:rsidRPr="002D3320" w:rsidRDefault="00730168" w:rsidP="00A76D49">
            <w:r>
              <w:rPr>
                <w:sz w:val="24"/>
                <w:szCs w:val="24"/>
              </w:rPr>
              <w:t>Номер заявки</w:t>
            </w:r>
          </w:p>
        </w:tc>
        <w:tc>
          <w:tcPr>
            <w:tcW w:w="1583" w:type="pct"/>
          </w:tcPr>
          <w:p w14:paraId="7184AE02" w14:textId="77777777" w:rsidR="00730168" w:rsidRPr="002D3320" w:rsidRDefault="00730168"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Номер заявки</w:t>
            </w:r>
          </w:p>
        </w:tc>
        <w:tc>
          <w:tcPr>
            <w:tcW w:w="2058" w:type="pct"/>
          </w:tcPr>
          <w:p w14:paraId="0A146FC0" w14:textId="77777777" w:rsidR="00730168" w:rsidRPr="002D3320" w:rsidRDefault="00730168"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730168" w:rsidRPr="00633CE1" w14:paraId="4EA4C288"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73C40B99" w14:textId="77777777" w:rsidR="00730168" w:rsidRPr="002D3320" w:rsidRDefault="00730168" w:rsidP="00A76D49">
            <w:pPr>
              <w:pStyle w:val="afa"/>
              <w:ind w:firstLine="0"/>
            </w:pPr>
            <w:r w:rsidRPr="00B52ECE">
              <w:t>Дата заявки</w:t>
            </w:r>
          </w:p>
        </w:tc>
        <w:tc>
          <w:tcPr>
            <w:tcW w:w="1583" w:type="pct"/>
          </w:tcPr>
          <w:p w14:paraId="42FDF03B" w14:textId="77777777" w:rsidR="00730168" w:rsidRPr="002D3320" w:rsidRDefault="00730168"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Дата создания заявки</w:t>
            </w:r>
          </w:p>
        </w:tc>
        <w:tc>
          <w:tcPr>
            <w:tcW w:w="2058" w:type="pct"/>
          </w:tcPr>
          <w:p w14:paraId="22F5E6D2" w14:textId="77777777" w:rsidR="00730168" w:rsidRPr="002D3320" w:rsidRDefault="00730168"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730168" w:rsidRPr="00633CE1" w14:paraId="1D9041E3"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21C7B6BF" w14:textId="77777777" w:rsidR="00730168" w:rsidRDefault="00730168" w:rsidP="00A76D49">
            <w:pPr>
              <w:pStyle w:val="afa"/>
              <w:ind w:firstLine="0"/>
            </w:pPr>
            <w:r w:rsidRPr="00B52ECE">
              <w:t>Статус заявки</w:t>
            </w:r>
          </w:p>
        </w:tc>
        <w:tc>
          <w:tcPr>
            <w:tcW w:w="1583" w:type="pct"/>
          </w:tcPr>
          <w:p w14:paraId="05BA80FA" w14:textId="77777777" w:rsidR="00730168" w:rsidRPr="002D3320" w:rsidRDefault="00730168"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Статус заявки</w:t>
            </w:r>
          </w:p>
        </w:tc>
        <w:tc>
          <w:tcPr>
            <w:tcW w:w="2058" w:type="pct"/>
          </w:tcPr>
          <w:p w14:paraId="5EF2A426" w14:textId="77777777" w:rsidR="00730168" w:rsidRDefault="00730168"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730168" w:rsidRPr="00633CE1" w14:paraId="53F9FF09"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423C7383" w14:textId="77777777" w:rsidR="00730168" w:rsidRPr="00107833" w:rsidRDefault="00730168" w:rsidP="00A76D49">
            <w:pPr>
              <w:pStyle w:val="afa"/>
              <w:ind w:firstLine="0"/>
            </w:pPr>
            <w:r w:rsidRPr="00B52ECE">
              <w:t>Должность</w:t>
            </w:r>
          </w:p>
        </w:tc>
        <w:tc>
          <w:tcPr>
            <w:tcW w:w="1583" w:type="pct"/>
          </w:tcPr>
          <w:p w14:paraId="24283E76" w14:textId="77777777" w:rsidR="00730168" w:rsidRPr="002D3320" w:rsidRDefault="00730168"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B52ECE">
              <w:rPr>
                <w:lang w:eastAsia="x-none"/>
              </w:rPr>
              <w:t>Наименование вакансии для публикации</w:t>
            </w:r>
          </w:p>
        </w:tc>
        <w:tc>
          <w:tcPr>
            <w:tcW w:w="2058" w:type="pct"/>
          </w:tcPr>
          <w:p w14:paraId="36F0EE7D" w14:textId="77777777" w:rsidR="00730168" w:rsidRDefault="00730168"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730168" w:rsidRPr="00633CE1" w14:paraId="19951CCE"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38B9DD01" w14:textId="77777777" w:rsidR="00730168" w:rsidRPr="00421F92" w:rsidRDefault="00730168" w:rsidP="00A76D49">
            <w:pPr>
              <w:pStyle w:val="afa"/>
              <w:ind w:firstLine="0"/>
            </w:pPr>
            <w:r>
              <w:t>Автор</w:t>
            </w:r>
          </w:p>
        </w:tc>
        <w:tc>
          <w:tcPr>
            <w:tcW w:w="1583" w:type="pct"/>
          </w:tcPr>
          <w:p w14:paraId="4D6035F2" w14:textId="77777777" w:rsidR="00730168" w:rsidRPr="002D3320" w:rsidRDefault="00730168"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Автор заявки</w:t>
            </w:r>
          </w:p>
        </w:tc>
        <w:tc>
          <w:tcPr>
            <w:tcW w:w="2058" w:type="pct"/>
          </w:tcPr>
          <w:p w14:paraId="7F0262CC" w14:textId="77777777" w:rsidR="00730168" w:rsidRDefault="00730168"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пользователя</w:t>
            </w:r>
          </w:p>
        </w:tc>
      </w:tr>
    </w:tbl>
    <w:p w14:paraId="18128754" w14:textId="77777777" w:rsidR="00EA6197" w:rsidRPr="00710BD4" w:rsidRDefault="00EA6197" w:rsidP="00EA6197">
      <w:pPr>
        <w:pStyle w:val="afa"/>
        <w:rPr>
          <w:strike/>
        </w:rPr>
      </w:pPr>
    </w:p>
    <w:p w14:paraId="19DE590A" w14:textId="77777777" w:rsidR="00EA6197" w:rsidRDefault="00EA6197" w:rsidP="00EA6197">
      <w:pPr>
        <w:keepNext/>
        <w:spacing w:line="480" w:lineRule="auto"/>
        <w:rPr>
          <w:noProof/>
        </w:rPr>
      </w:pPr>
    </w:p>
    <w:p w14:paraId="020A9EF7" w14:textId="77777777" w:rsidR="00EA6197" w:rsidRDefault="00EA6197" w:rsidP="00EA6197">
      <w:pPr>
        <w:keepNext/>
        <w:spacing w:line="480" w:lineRule="auto"/>
        <w:jc w:val="center"/>
      </w:pPr>
      <w:r>
        <w:rPr>
          <w:noProof/>
        </w:rPr>
        <w:drawing>
          <wp:inline distT="0" distB="0" distL="0" distR="0" wp14:anchorId="2246A145" wp14:editId="235DA017">
            <wp:extent cx="5436970" cy="3102757"/>
            <wp:effectExtent l="0" t="0" r="0" b="2540"/>
            <wp:docPr id="1303672228" name="Рисунок 130367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228" name="Рисунок 1303672228"/>
                    <pic:cNvPicPr/>
                  </pic:nvPicPr>
                  <pic:blipFill>
                    <a:blip r:embed="rId38" cstate="print">
                      <a:extLst>
                        <a:ext uri="{28A0092B-C50C-407E-A947-70E740481C1C}">
                          <a14:useLocalDpi xmlns:a14="http://schemas.microsoft.com/office/drawing/2010/main" val="0"/>
                        </a:ext>
                      </a:extLst>
                    </a:blip>
                    <a:srcRect t="969" b="969"/>
                    <a:stretch>
                      <a:fillRect/>
                    </a:stretch>
                  </pic:blipFill>
                  <pic:spPr bwMode="auto">
                    <a:xfrm>
                      <a:off x="0" y="0"/>
                      <a:ext cx="5436970" cy="3102757"/>
                    </a:xfrm>
                    <a:prstGeom prst="rect">
                      <a:avLst/>
                    </a:prstGeom>
                    <a:ln>
                      <a:noFill/>
                    </a:ln>
                    <a:extLst>
                      <a:ext uri="{53640926-AAD7-44D8-BBD7-CCE9431645EC}">
                        <a14:shadowObscured xmlns:a14="http://schemas.microsoft.com/office/drawing/2010/main"/>
                      </a:ext>
                    </a:extLst>
                  </pic:spPr>
                </pic:pic>
              </a:graphicData>
            </a:graphic>
          </wp:inline>
        </w:drawing>
      </w:r>
    </w:p>
    <w:p w14:paraId="6C812466" w14:textId="1DF7AE6F" w:rsidR="00EA6197" w:rsidRDefault="00EA6197" w:rsidP="00EA6197">
      <w:pPr>
        <w:pStyle w:val="aff0"/>
        <w:rPr>
          <w:lang w:val="ru-RU"/>
        </w:rPr>
      </w:pPr>
      <w:r>
        <w:t xml:space="preserve">Рисунок </w:t>
      </w:r>
      <w:r w:rsidR="0040354F">
        <w:fldChar w:fldCharType="begin"/>
      </w:r>
      <w:r w:rsidR="0040354F">
        <w:instrText xml:space="preserve"> SEQ Рисунок \* ARABIC </w:instrText>
      </w:r>
      <w:r w:rsidR="0040354F">
        <w:fldChar w:fldCharType="separate"/>
      </w:r>
      <w:r w:rsidR="00A53570">
        <w:rPr>
          <w:noProof/>
        </w:rPr>
        <w:t>6</w:t>
      </w:r>
      <w:r w:rsidR="0040354F">
        <w:fldChar w:fldCharType="end"/>
      </w:r>
      <w:r>
        <w:t xml:space="preserve">. </w:t>
      </w:r>
      <w:r>
        <w:rPr>
          <w:lang w:val="ru-RU"/>
        </w:rPr>
        <w:t>В</w:t>
      </w:r>
      <w:r>
        <w:t>кладка «</w:t>
      </w:r>
      <w:r w:rsidRPr="005142DB">
        <w:t>У меня на рассмотрении</w:t>
      </w:r>
      <w:r>
        <w:t>»</w:t>
      </w:r>
      <w:r>
        <w:rPr>
          <w:lang w:val="ru-RU"/>
        </w:rPr>
        <w:t xml:space="preserve"> для </w:t>
      </w:r>
      <w:r w:rsidR="00E873ED">
        <w:rPr>
          <w:lang w:val="ru-RU"/>
        </w:rPr>
        <w:t>Р</w:t>
      </w:r>
      <w:r>
        <w:rPr>
          <w:lang w:val="ru-RU"/>
        </w:rPr>
        <w:t>екрутера</w:t>
      </w:r>
    </w:p>
    <w:p w14:paraId="7E13315E" w14:textId="77777777" w:rsidR="009B1DB6" w:rsidRPr="000D27CC" w:rsidRDefault="009B1DB6" w:rsidP="009B1DB6">
      <w:pPr>
        <w:pStyle w:val="4"/>
      </w:pPr>
      <w:bookmarkStart w:id="65" w:name="_Toc79400124"/>
      <w:r w:rsidRPr="000D27CC">
        <w:t>Блок « Исполненные заявки»</w:t>
      </w:r>
      <w:bookmarkEnd w:id="65"/>
      <w:r w:rsidRPr="000D27CC">
        <w:t xml:space="preserve"> </w:t>
      </w:r>
    </w:p>
    <w:p w14:paraId="4159D99C" w14:textId="76DBEDB3" w:rsidR="009B1DB6" w:rsidRPr="000D27CC" w:rsidRDefault="009B1DB6" w:rsidP="009B1DB6">
      <w:pPr>
        <w:pStyle w:val="afa"/>
      </w:pPr>
      <w:commentRangeStart w:id="66"/>
      <w:r w:rsidRPr="000D27CC">
        <w:t>В блоке «Исполненные заявки» Рекрутеру должны отображаться заявки, в которых   он является непосредственным исполнителем и статус которых:</w:t>
      </w:r>
      <w:commentRangeEnd w:id="66"/>
      <w:r w:rsidRPr="000D27CC">
        <w:rPr>
          <w:rStyle w:val="afb"/>
          <w:rFonts w:asciiTheme="minorHAnsi" w:eastAsiaTheme="minorHAnsi" w:hAnsiTheme="minorHAnsi" w:cstheme="minorBidi"/>
          <w:lang w:eastAsia="en-US"/>
        </w:rPr>
        <w:commentReference w:id="66"/>
      </w:r>
    </w:p>
    <w:p w14:paraId="2EFE1641" w14:textId="5529FE4B" w:rsidR="009B1DB6" w:rsidRPr="000D27CC" w:rsidRDefault="009B1DB6" w:rsidP="00E25FC5">
      <w:pPr>
        <w:pStyle w:val="afa"/>
        <w:numPr>
          <w:ilvl w:val="0"/>
          <w:numId w:val="12"/>
        </w:numPr>
      </w:pPr>
      <w:r w:rsidRPr="000D27CC">
        <w:t>Отклонена;</w:t>
      </w:r>
    </w:p>
    <w:p w14:paraId="64A89A9F" w14:textId="77777777" w:rsidR="009B1DB6" w:rsidRPr="000D27CC" w:rsidRDefault="009B1DB6" w:rsidP="00E25FC5">
      <w:pPr>
        <w:pStyle w:val="afa"/>
        <w:numPr>
          <w:ilvl w:val="0"/>
          <w:numId w:val="12"/>
        </w:numPr>
      </w:pPr>
      <w:r w:rsidRPr="000D27CC">
        <w:t>Исполнена;</w:t>
      </w:r>
    </w:p>
    <w:p w14:paraId="3340ABE4" w14:textId="77777777" w:rsidR="009B1DB6" w:rsidRPr="000D27CC" w:rsidRDefault="009B1DB6" w:rsidP="00E25FC5">
      <w:pPr>
        <w:pStyle w:val="afa"/>
        <w:numPr>
          <w:ilvl w:val="0"/>
          <w:numId w:val="12"/>
        </w:numPr>
      </w:pPr>
      <w:r w:rsidRPr="000D27CC">
        <w:t>Закрыта.</w:t>
      </w:r>
    </w:p>
    <w:p w14:paraId="67EBCE0A" w14:textId="76153D2A" w:rsidR="008A4984" w:rsidRDefault="009B1DB6" w:rsidP="00D13F53">
      <w:pPr>
        <w:pStyle w:val="afa"/>
      </w:pPr>
      <w:r w:rsidRPr="000D27CC">
        <w:t>Блок «Исполненные заявки» должен отображать атрибуты списка заявок аналогичные перечисленным атрибутам Блока «У меня на рассмотрении» должен отображать атрибуты списка заявок аналогичные перечисленным атрибутам в пункте 5.2.4.</w:t>
      </w:r>
      <w:r w:rsidR="000D27CC">
        <w:t>2</w:t>
      </w:r>
      <w:r w:rsidRPr="000D27CC">
        <w:t>.</w:t>
      </w:r>
    </w:p>
    <w:p w14:paraId="27D87463" w14:textId="77777777" w:rsidR="00D13F53" w:rsidRPr="00D13F53" w:rsidRDefault="00D13F53" w:rsidP="00D13F53">
      <w:pPr>
        <w:pStyle w:val="afa"/>
      </w:pPr>
    </w:p>
    <w:p w14:paraId="5D1E4B32" w14:textId="68E38DFC" w:rsidR="00C20D36" w:rsidRPr="00716832" w:rsidRDefault="68335AF9" w:rsidP="00D3096E">
      <w:pPr>
        <w:pStyle w:val="2"/>
      </w:pPr>
      <w:bookmarkStart w:id="67" w:name="_Toc75163242"/>
      <w:bookmarkStart w:id="68" w:name="_Toc75429506"/>
      <w:bookmarkStart w:id="69" w:name="_Toc75163243"/>
      <w:bookmarkStart w:id="70" w:name="_Toc75429507"/>
      <w:bookmarkStart w:id="71" w:name="_Toc75163244"/>
      <w:bookmarkStart w:id="72" w:name="_Toc75429508"/>
      <w:bookmarkStart w:id="73" w:name="_Toc79400125"/>
      <w:bookmarkEnd w:id="67"/>
      <w:bookmarkEnd w:id="68"/>
      <w:bookmarkEnd w:id="69"/>
      <w:bookmarkEnd w:id="70"/>
      <w:bookmarkEnd w:id="71"/>
      <w:bookmarkEnd w:id="72"/>
      <w:r w:rsidRPr="00716832">
        <w:lastRenderedPageBreak/>
        <w:t xml:space="preserve">Карточка </w:t>
      </w:r>
      <w:r w:rsidR="56270F9A" w:rsidRPr="00716832">
        <w:t xml:space="preserve">создания </w:t>
      </w:r>
      <w:r w:rsidRPr="00716832">
        <w:t xml:space="preserve">заявки на </w:t>
      </w:r>
      <w:r w:rsidR="001B392C">
        <w:rPr>
          <w:lang w:val="ru-RU"/>
        </w:rPr>
        <w:t>подбор персонала</w:t>
      </w:r>
      <w:bookmarkEnd w:id="73"/>
    </w:p>
    <w:p w14:paraId="6B061D33" w14:textId="7C990037" w:rsidR="00890E49" w:rsidRPr="002D3320" w:rsidRDefault="00890E49" w:rsidP="00276D9D">
      <w:pPr>
        <w:pStyle w:val="afa"/>
      </w:pPr>
      <w:r w:rsidRPr="002D3320">
        <w:t xml:space="preserve">Создание новой заявки должно происходить при нажатии на кнопку «Подать заявку» на странице «Заявки на </w:t>
      </w:r>
      <w:r w:rsidR="00D13F53">
        <w:t>подбор персонала</w:t>
      </w:r>
      <w:r w:rsidRPr="002D3320">
        <w:t>»</w:t>
      </w:r>
      <w:r w:rsidR="00616D28" w:rsidRPr="002D3320">
        <w:t>.</w:t>
      </w:r>
    </w:p>
    <w:p w14:paraId="0B19D1C5" w14:textId="2C3A3D31" w:rsidR="00716832" w:rsidRDefault="00716832" w:rsidP="00666919">
      <w:pPr>
        <w:pStyle w:val="afa"/>
      </w:pPr>
      <w:r>
        <w:t>Карточка создания заявки визуально должна разбиваться на информационные блоки:</w:t>
      </w:r>
    </w:p>
    <w:p w14:paraId="28300437" w14:textId="14AA45D5" w:rsidR="00716832" w:rsidRDefault="00716832" w:rsidP="00E25FC5">
      <w:pPr>
        <w:pStyle w:val="afa"/>
        <w:numPr>
          <w:ilvl w:val="0"/>
          <w:numId w:val="24"/>
        </w:numPr>
      </w:pPr>
      <w:r w:rsidRPr="00716832">
        <w:t>Общая информация по вакансии</w:t>
      </w:r>
      <w:r w:rsidR="00D13F53">
        <w:t>;</w:t>
      </w:r>
    </w:p>
    <w:p w14:paraId="46EDAC08" w14:textId="09006027" w:rsidR="00C93E26" w:rsidRDefault="00716832" w:rsidP="00E25FC5">
      <w:pPr>
        <w:pStyle w:val="afa"/>
        <w:numPr>
          <w:ilvl w:val="0"/>
          <w:numId w:val="24"/>
        </w:numPr>
      </w:pPr>
      <w:r w:rsidRPr="00716832">
        <w:t>Требования к компетентности сотрудника</w:t>
      </w:r>
      <w:r w:rsidR="00D13F53">
        <w:t>.</w:t>
      </w:r>
    </w:p>
    <w:p w14:paraId="6E756EF0" w14:textId="0FCBDDBE" w:rsidR="002B06D3" w:rsidRDefault="002B06D3" w:rsidP="002B06D3">
      <w:pPr>
        <w:pStyle w:val="afa"/>
      </w:pPr>
      <w:r>
        <w:t xml:space="preserve">Карточка создания заявки должна отображать следующие элементы </w:t>
      </w:r>
      <w:proofErr w:type="spellStart"/>
      <w:r>
        <w:t>упраления</w:t>
      </w:r>
      <w:proofErr w:type="spellEnd"/>
      <w:r>
        <w:t xml:space="preserve"> заявкой (кнопки):</w:t>
      </w:r>
    </w:p>
    <w:p w14:paraId="4B74C322" w14:textId="15535B10" w:rsidR="002B06D3" w:rsidRDefault="002B06D3" w:rsidP="00E25FC5">
      <w:pPr>
        <w:pStyle w:val="afa"/>
        <w:numPr>
          <w:ilvl w:val="0"/>
          <w:numId w:val="29"/>
        </w:numPr>
      </w:pPr>
      <w:r>
        <w:t>Отправить заявку;</w:t>
      </w:r>
    </w:p>
    <w:p w14:paraId="39D9413D" w14:textId="64566EBF" w:rsidR="002B06D3" w:rsidRDefault="002B06D3" w:rsidP="00E25FC5">
      <w:pPr>
        <w:pStyle w:val="afa"/>
        <w:numPr>
          <w:ilvl w:val="0"/>
          <w:numId w:val="29"/>
        </w:numPr>
      </w:pPr>
      <w:r>
        <w:t>Сохранить как черновик;</w:t>
      </w:r>
    </w:p>
    <w:p w14:paraId="62E389E6" w14:textId="1A9847E0" w:rsidR="002B06D3" w:rsidRDefault="002B06D3" w:rsidP="00E25FC5">
      <w:pPr>
        <w:pStyle w:val="afa"/>
        <w:numPr>
          <w:ilvl w:val="0"/>
          <w:numId w:val="29"/>
        </w:numPr>
      </w:pPr>
      <w:r>
        <w:t>Закрыть.</w:t>
      </w:r>
    </w:p>
    <w:p w14:paraId="043EBB0F" w14:textId="77777777" w:rsidR="00C93E26" w:rsidRDefault="00C93E26" w:rsidP="00EF45D8">
      <w:pPr>
        <w:pStyle w:val="aff4"/>
      </w:pPr>
    </w:p>
    <w:p w14:paraId="17578490" w14:textId="2C033DCA" w:rsidR="00433D93" w:rsidRPr="00716832" w:rsidRDefault="00433D93" w:rsidP="00EF45D8">
      <w:pPr>
        <w:pStyle w:val="aff4"/>
        <w:rPr>
          <w:lang w:val="ru-RU"/>
        </w:rPr>
      </w:pPr>
      <w:r w:rsidRPr="0034074C">
        <w:t xml:space="preserve">Таблица </w:t>
      </w:r>
      <w:r w:rsidR="00FA17BB" w:rsidRPr="0034074C">
        <w:fldChar w:fldCharType="begin"/>
      </w:r>
      <w:r w:rsidR="00FA17BB" w:rsidRPr="0034074C">
        <w:instrText xml:space="preserve"> SEQ Таблица \* ARABIC </w:instrText>
      </w:r>
      <w:r w:rsidR="00FA17BB" w:rsidRPr="0034074C">
        <w:fldChar w:fldCharType="separate"/>
      </w:r>
      <w:r w:rsidR="00074981">
        <w:rPr>
          <w:noProof/>
        </w:rPr>
        <w:t>10</w:t>
      </w:r>
      <w:r w:rsidR="00FA17BB" w:rsidRPr="0034074C">
        <w:rPr>
          <w:noProof/>
        </w:rPr>
        <w:fldChar w:fldCharType="end"/>
      </w:r>
      <w:r w:rsidRPr="0034074C">
        <w:t xml:space="preserve">. </w:t>
      </w:r>
      <w:r w:rsidR="00F34FFA">
        <w:rPr>
          <w:lang w:val="ru-RU"/>
        </w:rPr>
        <w:t>Атрибутивный</w:t>
      </w:r>
      <w:r w:rsidR="00226536" w:rsidRPr="0034074C">
        <w:rPr>
          <w:lang w:val="ru-RU"/>
        </w:rPr>
        <w:t xml:space="preserve"> состав</w:t>
      </w:r>
      <w:r w:rsidRPr="0034074C">
        <w:t xml:space="preserve"> карточки</w:t>
      </w:r>
      <w:r w:rsidR="00F34FFA">
        <w:rPr>
          <w:lang w:val="ru-RU"/>
        </w:rPr>
        <w:t xml:space="preserve"> создания заявки</w:t>
      </w:r>
      <w:r w:rsidR="00716832">
        <w:rPr>
          <w:lang w:val="ru-RU"/>
        </w:rPr>
        <w:t>.</w:t>
      </w:r>
      <w:r w:rsidR="00F34FFA" w:rsidRPr="00F34FFA">
        <w:t xml:space="preserve"> </w:t>
      </w:r>
      <w:r w:rsidR="00F34FFA" w:rsidRPr="00716832">
        <w:t>Общая информация по вакансии</w:t>
      </w:r>
    </w:p>
    <w:tbl>
      <w:tblPr>
        <w:tblStyle w:val="25"/>
        <w:tblW w:w="5122" w:type="pct"/>
        <w:tblLook w:val="04A0" w:firstRow="1" w:lastRow="0" w:firstColumn="1" w:lastColumn="0" w:noHBand="0" w:noVBand="1"/>
      </w:tblPr>
      <w:tblGrid>
        <w:gridCol w:w="2728"/>
        <w:gridCol w:w="1836"/>
        <w:gridCol w:w="1965"/>
        <w:gridCol w:w="3343"/>
      </w:tblGrid>
      <w:tr w:rsidR="0025784C" w:rsidRPr="00633CE1" w14:paraId="2E614191" w14:textId="77777777" w:rsidTr="0025784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82" w:type="pct"/>
            <w:shd w:val="clear" w:color="auto" w:fill="D0CECE" w:themeFill="background2" w:themeFillShade="E6"/>
          </w:tcPr>
          <w:p w14:paraId="2DCA49B6" w14:textId="77777777" w:rsidR="00433D93" w:rsidRPr="002D3320" w:rsidRDefault="00433D93" w:rsidP="0060742B">
            <w:pPr>
              <w:pStyle w:val="afa"/>
              <w:ind w:firstLine="0"/>
              <w:jc w:val="center"/>
              <w:rPr>
                <w:lang w:eastAsia="x-none"/>
              </w:rPr>
            </w:pPr>
            <w:r w:rsidRPr="002D3320">
              <w:rPr>
                <w:lang w:eastAsia="x-none"/>
              </w:rPr>
              <w:t>Наименование</w:t>
            </w:r>
          </w:p>
        </w:tc>
        <w:tc>
          <w:tcPr>
            <w:tcW w:w="930" w:type="pct"/>
            <w:shd w:val="clear" w:color="auto" w:fill="D0CECE" w:themeFill="background2" w:themeFillShade="E6"/>
          </w:tcPr>
          <w:p w14:paraId="447A894F" w14:textId="77777777" w:rsidR="00433D93" w:rsidRPr="002D3320" w:rsidRDefault="00433D93" w:rsidP="0060742B">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rsidRPr="002D3320">
              <w:rPr>
                <w:lang w:eastAsia="x-none"/>
              </w:rPr>
              <w:t>Тип</w:t>
            </w:r>
          </w:p>
        </w:tc>
        <w:tc>
          <w:tcPr>
            <w:tcW w:w="995" w:type="pct"/>
            <w:shd w:val="clear" w:color="auto" w:fill="D0CECE" w:themeFill="background2" w:themeFillShade="E6"/>
          </w:tcPr>
          <w:p w14:paraId="2BF26C66" w14:textId="77777777" w:rsidR="00433D93" w:rsidRPr="002D3320" w:rsidRDefault="00433D93" w:rsidP="0060742B">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rsidRPr="002D3320">
              <w:rPr>
                <w:lang w:eastAsia="x-none"/>
              </w:rPr>
              <w:t>Обязательность</w:t>
            </w:r>
          </w:p>
        </w:tc>
        <w:tc>
          <w:tcPr>
            <w:tcW w:w="1693" w:type="pct"/>
            <w:shd w:val="clear" w:color="auto" w:fill="D0CECE" w:themeFill="background2" w:themeFillShade="E6"/>
          </w:tcPr>
          <w:p w14:paraId="0E355096" w14:textId="77777777" w:rsidR="00433D93" w:rsidRPr="002D3320" w:rsidRDefault="00433D93" w:rsidP="0060742B">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rsidRPr="002D3320">
              <w:rPr>
                <w:lang w:eastAsia="x-none"/>
              </w:rPr>
              <w:t>Описание</w:t>
            </w:r>
          </w:p>
        </w:tc>
      </w:tr>
      <w:tr w:rsidR="002D3320" w:rsidRPr="00633CE1" w14:paraId="595CE4BA" w14:textId="77777777" w:rsidTr="00EF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pct"/>
          </w:tcPr>
          <w:p w14:paraId="09D68B72" w14:textId="77777777" w:rsidR="002D3320" w:rsidRPr="00C93E26" w:rsidRDefault="002D3320" w:rsidP="00420352">
            <w:pPr>
              <w:pStyle w:val="afa"/>
              <w:ind w:firstLine="0"/>
              <w:jc w:val="left"/>
              <w:rPr>
                <w:b w:val="0"/>
                <w:bCs w:val="0"/>
              </w:rPr>
            </w:pPr>
            <w:r w:rsidRPr="00C93E26">
              <w:t>Локация</w:t>
            </w:r>
          </w:p>
          <w:p w14:paraId="32AED3EB" w14:textId="77777777" w:rsidR="002D3320" w:rsidRPr="00C93E26" w:rsidRDefault="002D3320" w:rsidP="00420352"/>
          <w:p w14:paraId="6416AF96" w14:textId="77777777" w:rsidR="002D3320" w:rsidRPr="00C93E26" w:rsidRDefault="002D3320" w:rsidP="00420352">
            <w:pPr>
              <w:rPr>
                <w:b w:val="0"/>
                <w:bCs w:val="0"/>
                <w:sz w:val="24"/>
                <w:szCs w:val="24"/>
              </w:rPr>
            </w:pPr>
          </w:p>
          <w:p w14:paraId="5740FB56" w14:textId="78049D62" w:rsidR="002D3320" w:rsidRPr="00C93E26" w:rsidRDefault="002D3320" w:rsidP="00420352"/>
        </w:tc>
        <w:tc>
          <w:tcPr>
            <w:tcW w:w="930" w:type="pct"/>
          </w:tcPr>
          <w:p w14:paraId="72F6E7F5" w14:textId="0360BF49" w:rsidR="002D3320" w:rsidRPr="00C93E26" w:rsidRDefault="002D3320"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Выбор из списка</w:t>
            </w:r>
          </w:p>
        </w:tc>
        <w:tc>
          <w:tcPr>
            <w:tcW w:w="995" w:type="pct"/>
          </w:tcPr>
          <w:p w14:paraId="052D9A6B" w14:textId="3197136F" w:rsidR="002D3320" w:rsidRPr="00C93E26" w:rsidRDefault="002D3320" w:rsidP="002D3320">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93" w:type="pct"/>
          </w:tcPr>
          <w:p w14:paraId="0BD160D8" w14:textId="5CA877BF" w:rsidR="002D3320" w:rsidRPr="00C93E26" w:rsidRDefault="002D3320"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 xml:space="preserve">Поле с выбором предполагаемого месторасположения офиса, в который подбирают новых сотрудников.  </w:t>
            </w:r>
          </w:p>
          <w:p w14:paraId="4189AA73" w14:textId="63BCEDB0" w:rsidR="002D3320" w:rsidRPr="00C93E26" w:rsidRDefault="002D3320"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p>
        </w:tc>
      </w:tr>
      <w:tr w:rsidR="00F34FFA" w:rsidRPr="00633CE1" w14:paraId="19BF9FA6" w14:textId="77777777" w:rsidTr="00EF45D8">
        <w:tc>
          <w:tcPr>
            <w:cnfStyle w:val="001000000000" w:firstRow="0" w:lastRow="0" w:firstColumn="1" w:lastColumn="0" w:oddVBand="0" w:evenVBand="0" w:oddHBand="0" w:evenHBand="0" w:firstRowFirstColumn="0" w:firstRowLastColumn="0" w:lastRowFirstColumn="0" w:lastRowLastColumn="0"/>
            <w:tcW w:w="1382" w:type="pct"/>
          </w:tcPr>
          <w:p w14:paraId="28109696" w14:textId="10EF9834" w:rsidR="00F34FFA" w:rsidRPr="00C93E26" w:rsidRDefault="00F34FFA" w:rsidP="00420352">
            <w:pPr>
              <w:pStyle w:val="afa"/>
              <w:ind w:firstLine="0"/>
              <w:jc w:val="left"/>
            </w:pPr>
            <w:r w:rsidRPr="00C93E26">
              <w:t>Основание для подбора</w:t>
            </w:r>
          </w:p>
        </w:tc>
        <w:tc>
          <w:tcPr>
            <w:tcW w:w="930" w:type="pct"/>
          </w:tcPr>
          <w:p w14:paraId="1F6DCC90" w14:textId="52AECEB8" w:rsidR="00F34FFA" w:rsidRPr="00C93E26" w:rsidRDefault="00F34FFA"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bCs/>
                <w:color w:val="000000"/>
              </w:rPr>
              <w:t>Выбор из списка</w:t>
            </w:r>
          </w:p>
        </w:tc>
        <w:tc>
          <w:tcPr>
            <w:tcW w:w="995" w:type="pct"/>
          </w:tcPr>
          <w:p w14:paraId="524D8282" w14:textId="173D3BCB" w:rsidR="00F34FFA" w:rsidRPr="00C93E26" w:rsidRDefault="00F34FFA" w:rsidP="00F34FFA">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w:t>
            </w:r>
          </w:p>
        </w:tc>
        <w:tc>
          <w:tcPr>
            <w:tcW w:w="1693" w:type="pct"/>
          </w:tcPr>
          <w:p w14:paraId="02949909" w14:textId="232B9125" w:rsidR="00F34FFA" w:rsidRPr="00C93E26" w:rsidRDefault="00F34FFA"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t>Поле, обозначающее основание для подбора нового сотрудника.</w:t>
            </w:r>
          </w:p>
        </w:tc>
      </w:tr>
      <w:tr w:rsidR="0050686D" w:rsidRPr="00633CE1" w14:paraId="2E64317F" w14:textId="77777777" w:rsidTr="00EF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pct"/>
          </w:tcPr>
          <w:p w14:paraId="61D51150" w14:textId="43CB3448" w:rsidR="0050686D" w:rsidRPr="00C93E26" w:rsidRDefault="0050686D" w:rsidP="00420352">
            <w:pPr>
              <w:pStyle w:val="afa"/>
              <w:ind w:firstLine="0"/>
              <w:jc w:val="left"/>
            </w:pPr>
            <w:r w:rsidRPr="00C93E26">
              <w:t>Характер работы</w:t>
            </w:r>
          </w:p>
        </w:tc>
        <w:tc>
          <w:tcPr>
            <w:tcW w:w="930" w:type="pct"/>
          </w:tcPr>
          <w:p w14:paraId="4606253F" w14:textId="65A184EC" w:rsidR="0050686D" w:rsidRPr="00C93E26" w:rsidRDefault="0050686D" w:rsidP="00762A6F">
            <w:pPr>
              <w:pStyle w:val="afa"/>
              <w:ind w:firstLine="0"/>
              <w:jc w:val="left"/>
              <w:cnfStyle w:val="000000100000" w:firstRow="0" w:lastRow="0" w:firstColumn="0" w:lastColumn="0" w:oddVBand="0" w:evenVBand="0" w:oddHBand="1" w:evenHBand="0" w:firstRowFirstColumn="0" w:firstRowLastColumn="0" w:lastRowFirstColumn="0" w:lastRowLastColumn="0"/>
              <w:rPr>
                <w:bCs/>
                <w:color w:val="000000"/>
              </w:rPr>
            </w:pPr>
            <w:r w:rsidRPr="00C93E26">
              <w:rPr>
                <w:bCs/>
                <w:color w:val="000000"/>
              </w:rPr>
              <w:t>Выбор из списка</w:t>
            </w:r>
          </w:p>
        </w:tc>
        <w:tc>
          <w:tcPr>
            <w:tcW w:w="995" w:type="pct"/>
          </w:tcPr>
          <w:p w14:paraId="74CFAD09" w14:textId="0075389D" w:rsidR="0050686D" w:rsidRPr="00C93E26" w:rsidRDefault="0050686D" w:rsidP="0050686D">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93" w:type="pct"/>
          </w:tcPr>
          <w:p w14:paraId="5E2E3997" w14:textId="1787AD74"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pPr>
            <w:r w:rsidRPr="00C93E26">
              <w:t>Описание типа организации работы сотрудника. (например</w:t>
            </w:r>
            <w:r w:rsidR="007C2B08" w:rsidRPr="00C93E26">
              <w:t>, удалённо</w:t>
            </w:r>
            <w:r w:rsidRPr="00C93E26">
              <w:t xml:space="preserve">, </w:t>
            </w:r>
            <w:r w:rsidR="007C2B08">
              <w:t>г</w:t>
            </w:r>
            <w:r w:rsidRPr="00C93E26">
              <w:t xml:space="preserve">ибридный, </w:t>
            </w:r>
            <w:r w:rsidR="00777ABB">
              <w:t>о</w:t>
            </w:r>
            <w:r w:rsidRPr="00C93E26">
              <w:t>фис)</w:t>
            </w:r>
          </w:p>
        </w:tc>
      </w:tr>
      <w:tr w:rsidR="0050686D" w:rsidRPr="00633CE1" w14:paraId="39B282A8" w14:textId="77777777" w:rsidTr="00EF45D8">
        <w:tc>
          <w:tcPr>
            <w:cnfStyle w:val="001000000000" w:firstRow="0" w:lastRow="0" w:firstColumn="1" w:lastColumn="0" w:oddVBand="0" w:evenVBand="0" w:oddHBand="0" w:evenHBand="0" w:firstRowFirstColumn="0" w:firstRowLastColumn="0" w:lastRowFirstColumn="0" w:lastRowLastColumn="0"/>
            <w:tcW w:w="1382" w:type="pct"/>
          </w:tcPr>
          <w:p w14:paraId="56FE2E39" w14:textId="6F5D3451" w:rsidR="0050686D" w:rsidRPr="00C93E26" w:rsidRDefault="0050686D" w:rsidP="00420352">
            <w:pPr>
              <w:pStyle w:val="afa"/>
              <w:ind w:firstLine="0"/>
              <w:jc w:val="left"/>
            </w:pPr>
            <w:r w:rsidRPr="00C93E26">
              <w:t>Департамент</w:t>
            </w:r>
          </w:p>
        </w:tc>
        <w:tc>
          <w:tcPr>
            <w:tcW w:w="930" w:type="pct"/>
          </w:tcPr>
          <w:p w14:paraId="7040215D" w14:textId="4DF0617D" w:rsidR="0050686D" w:rsidRPr="00C93E26" w:rsidRDefault="0050686D"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Выбор из списка</w:t>
            </w:r>
          </w:p>
        </w:tc>
        <w:tc>
          <w:tcPr>
            <w:tcW w:w="995" w:type="pct"/>
          </w:tcPr>
          <w:p w14:paraId="674CD2C3" w14:textId="2924F8C2" w:rsidR="0050686D" w:rsidRPr="00C93E26" w:rsidRDefault="0050686D" w:rsidP="0050686D">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w:t>
            </w:r>
          </w:p>
        </w:tc>
        <w:tc>
          <w:tcPr>
            <w:tcW w:w="1693" w:type="pct"/>
          </w:tcPr>
          <w:p w14:paraId="1AC61D8A" w14:textId="77777777" w:rsidR="0050686D" w:rsidRPr="00C93E26"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 xml:space="preserve">Департамент, в который требуется новый сотрудник. </w:t>
            </w:r>
          </w:p>
          <w:p w14:paraId="093E64ED" w14:textId="6F6B3C55" w:rsidR="0050686D" w:rsidRPr="00C93E26" w:rsidRDefault="00C93E26"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t>Определяется и заполняется на основании принадлежности инициатора заявки к его площадке (автоматически). Или может быть изменено</w:t>
            </w:r>
            <w:r w:rsidR="00777ABB">
              <w:t xml:space="preserve"> Автором заявки</w:t>
            </w:r>
            <w:r w:rsidRPr="00C93E26">
              <w:t xml:space="preserve"> на необходимое</w:t>
            </w:r>
            <w:r>
              <w:t xml:space="preserve"> из справочника Департаментов.</w:t>
            </w:r>
          </w:p>
        </w:tc>
      </w:tr>
      <w:tr w:rsidR="0050686D" w:rsidRPr="00633CE1" w14:paraId="49EE966D" w14:textId="77777777" w:rsidTr="00EF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pct"/>
          </w:tcPr>
          <w:p w14:paraId="4A76E9FA" w14:textId="1318EB91" w:rsidR="0050686D" w:rsidRPr="00C93E26" w:rsidRDefault="0050686D" w:rsidP="00420352">
            <w:pPr>
              <w:pStyle w:val="afa"/>
              <w:ind w:firstLine="0"/>
              <w:jc w:val="left"/>
            </w:pPr>
            <w:r w:rsidRPr="00C93E26">
              <w:lastRenderedPageBreak/>
              <w:t>Аккаунт</w:t>
            </w:r>
          </w:p>
        </w:tc>
        <w:tc>
          <w:tcPr>
            <w:tcW w:w="930" w:type="pct"/>
          </w:tcPr>
          <w:p w14:paraId="4EFB03E5" w14:textId="0D747EC3" w:rsidR="0050686D" w:rsidRPr="00C93E26" w:rsidRDefault="00767191"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Пользователи</w:t>
            </w:r>
          </w:p>
        </w:tc>
        <w:tc>
          <w:tcPr>
            <w:tcW w:w="995" w:type="pct"/>
          </w:tcPr>
          <w:p w14:paraId="0ED14D7F" w14:textId="651A91B3" w:rsidR="0050686D" w:rsidRPr="00C93E26" w:rsidRDefault="0050686D" w:rsidP="0050686D">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93" w:type="pct"/>
          </w:tcPr>
          <w:p w14:paraId="5C493A32" w14:textId="77777777"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 xml:space="preserve">Поле с выбором сотрудника, который наделяется правами согласующего заявку. </w:t>
            </w:r>
          </w:p>
          <w:p w14:paraId="0E96CACB" w14:textId="32A738E3"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 xml:space="preserve">Автор заявки может выбрать любого сотрудника из списка тех, что представлены на портале. </w:t>
            </w:r>
          </w:p>
        </w:tc>
      </w:tr>
      <w:tr w:rsidR="0050686D" w:rsidRPr="00633CE1" w14:paraId="10902806" w14:textId="77777777" w:rsidTr="00EF45D8">
        <w:tc>
          <w:tcPr>
            <w:cnfStyle w:val="001000000000" w:firstRow="0" w:lastRow="0" w:firstColumn="1" w:lastColumn="0" w:oddVBand="0" w:evenVBand="0" w:oddHBand="0" w:evenHBand="0" w:firstRowFirstColumn="0" w:firstRowLastColumn="0" w:lastRowFirstColumn="0" w:lastRowLastColumn="0"/>
            <w:tcW w:w="1382" w:type="pct"/>
          </w:tcPr>
          <w:p w14:paraId="16F7FE82" w14:textId="15E849F0" w:rsidR="0050686D" w:rsidRPr="00C93E26" w:rsidRDefault="0050686D" w:rsidP="00420352">
            <w:pPr>
              <w:pStyle w:val="afa"/>
              <w:ind w:firstLine="0"/>
              <w:jc w:val="left"/>
            </w:pPr>
            <w:r w:rsidRPr="00C93E26">
              <w:t>Вакансия штатного расписания</w:t>
            </w:r>
          </w:p>
        </w:tc>
        <w:tc>
          <w:tcPr>
            <w:tcW w:w="930" w:type="pct"/>
          </w:tcPr>
          <w:p w14:paraId="42EB8257" w14:textId="2A02E8E1" w:rsidR="0050686D" w:rsidRPr="00C93E26" w:rsidRDefault="0050686D"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Выбор из списка</w:t>
            </w:r>
          </w:p>
        </w:tc>
        <w:tc>
          <w:tcPr>
            <w:tcW w:w="995" w:type="pct"/>
          </w:tcPr>
          <w:p w14:paraId="5FF41786" w14:textId="39C3267C" w:rsidR="0050686D" w:rsidRPr="00C93E26" w:rsidRDefault="0050686D" w:rsidP="0050686D">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w:t>
            </w:r>
          </w:p>
        </w:tc>
        <w:tc>
          <w:tcPr>
            <w:tcW w:w="1693" w:type="pct"/>
          </w:tcPr>
          <w:p w14:paraId="32375A4E" w14:textId="39045459" w:rsidR="0050686D" w:rsidRPr="00C93E26"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Название вакансии, соответствующей штатному расписанию.</w:t>
            </w:r>
          </w:p>
        </w:tc>
      </w:tr>
      <w:tr w:rsidR="0050686D" w:rsidRPr="00633CE1" w14:paraId="7EB5D176" w14:textId="77777777" w:rsidTr="00EF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pct"/>
          </w:tcPr>
          <w:p w14:paraId="45D550E2" w14:textId="513F7D61" w:rsidR="0050686D" w:rsidRPr="00C93E26" w:rsidRDefault="0050686D" w:rsidP="00420352">
            <w:pPr>
              <w:pStyle w:val="afa"/>
              <w:ind w:firstLine="0"/>
              <w:jc w:val="left"/>
            </w:pPr>
            <w:r w:rsidRPr="00C93E26">
              <w:t>Наименование вакансии для публикации</w:t>
            </w:r>
          </w:p>
        </w:tc>
        <w:tc>
          <w:tcPr>
            <w:tcW w:w="930" w:type="pct"/>
          </w:tcPr>
          <w:p w14:paraId="238CCA31" w14:textId="538BDE0B" w:rsidR="0050686D" w:rsidRPr="00C93E26" w:rsidRDefault="0050686D"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Выбор из списка</w:t>
            </w:r>
          </w:p>
        </w:tc>
        <w:tc>
          <w:tcPr>
            <w:tcW w:w="995" w:type="pct"/>
          </w:tcPr>
          <w:p w14:paraId="6B357657" w14:textId="47545AB1" w:rsidR="0050686D" w:rsidRPr="00C93E26" w:rsidRDefault="0050686D" w:rsidP="0050686D">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93" w:type="pct"/>
          </w:tcPr>
          <w:p w14:paraId="7D09DED0" w14:textId="3D7BC2F1"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 xml:space="preserve">Название вакансии, которое будет публиковаться в открытых источниках. </w:t>
            </w:r>
          </w:p>
        </w:tc>
      </w:tr>
      <w:tr w:rsidR="0050686D" w:rsidRPr="00633CE1" w14:paraId="06577FAC" w14:textId="77777777" w:rsidTr="00EF45D8">
        <w:tc>
          <w:tcPr>
            <w:cnfStyle w:val="001000000000" w:firstRow="0" w:lastRow="0" w:firstColumn="1" w:lastColumn="0" w:oddVBand="0" w:evenVBand="0" w:oddHBand="0" w:evenHBand="0" w:firstRowFirstColumn="0" w:firstRowLastColumn="0" w:lastRowFirstColumn="0" w:lastRowLastColumn="0"/>
            <w:tcW w:w="1382" w:type="pct"/>
          </w:tcPr>
          <w:p w14:paraId="1EA2EB47" w14:textId="66D43BB7" w:rsidR="0050686D" w:rsidRPr="00C93E26" w:rsidRDefault="0050686D" w:rsidP="00420352">
            <w:pPr>
              <w:pStyle w:val="afa"/>
              <w:ind w:firstLine="0"/>
              <w:jc w:val="left"/>
            </w:pPr>
            <w:r w:rsidRPr="00C93E26">
              <w:t>Заработная плата</w:t>
            </w:r>
          </w:p>
        </w:tc>
        <w:tc>
          <w:tcPr>
            <w:tcW w:w="930" w:type="pct"/>
          </w:tcPr>
          <w:p w14:paraId="6B28BB10" w14:textId="65DEC7BE" w:rsidR="0050686D" w:rsidRPr="00C93E26" w:rsidRDefault="0050686D"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Число</w:t>
            </w:r>
          </w:p>
        </w:tc>
        <w:tc>
          <w:tcPr>
            <w:tcW w:w="995" w:type="pct"/>
          </w:tcPr>
          <w:p w14:paraId="149D3E77" w14:textId="0A2809E7" w:rsidR="0050686D" w:rsidRPr="00C93E26" w:rsidRDefault="0050686D" w:rsidP="0050686D">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w:t>
            </w:r>
          </w:p>
        </w:tc>
        <w:tc>
          <w:tcPr>
            <w:tcW w:w="1693" w:type="pct"/>
          </w:tcPr>
          <w:p w14:paraId="77B59BAF" w14:textId="588AAA25" w:rsidR="0050686D" w:rsidRPr="00C93E26"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 xml:space="preserve">Стоимость оплаты труда сотрудника. </w:t>
            </w:r>
          </w:p>
          <w:p w14:paraId="6F721333" w14:textId="0AB97C49" w:rsidR="0050686D" w:rsidRPr="00C93E26"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Целое число. Разделение по группам разрядов</w:t>
            </w:r>
            <w:r w:rsidR="00401C3E">
              <w:rPr>
                <w:lang w:eastAsia="x-none"/>
              </w:rPr>
              <w:t>.</w:t>
            </w:r>
            <w:r w:rsidRPr="00C93E26">
              <w:rPr>
                <w:lang w:eastAsia="x-none"/>
              </w:rPr>
              <w:t xml:space="preserve"> </w:t>
            </w:r>
          </w:p>
        </w:tc>
      </w:tr>
      <w:tr w:rsidR="0050686D" w:rsidRPr="00633CE1" w14:paraId="017380B3" w14:textId="77777777" w:rsidTr="00EF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pct"/>
          </w:tcPr>
          <w:p w14:paraId="020CC2AB" w14:textId="425650E6" w:rsidR="0050686D" w:rsidRPr="00C93E26" w:rsidRDefault="0050686D" w:rsidP="00420352">
            <w:pPr>
              <w:pStyle w:val="afa"/>
              <w:ind w:firstLine="0"/>
              <w:jc w:val="left"/>
            </w:pPr>
            <w:r w:rsidRPr="00C93E26">
              <w:t>Количество вакансий</w:t>
            </w:r>
          </w:p>
        </w:tc>
        <w:tc>
          <w:tcPr>
            <w:tcW w:w="930" w:type="pct"/>
          </w:tcPr>
          <w:p w14:paraId="3E94CDE6" w14:textId="046A539C" w:rsidR="0050686D" w:rsidRPr="00C93E26" w:rsidRDefault="0050686D"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Число</w:t>
            </w:r>
          </w:p>
        </w:tc>
        <w:tc>
          <w:tcPr>
            <w:tcW w:w="995" w:type="pct"/>
          </w:tcPr>
          <w:p w14:paraId="6DABB7BD" w14:textId="3D108EFA" w:rsidR="0050686D" w:rsidRPr="00C93E26" w:rsidRDefault="0050686D" w:rsidP="0050686D">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93" w:type="pct"/>
          </w:tcPr>
          <w:p w14:paraId="7E164928" w14:textId="77777777"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 xml:space="preserve">Количество вакансий на подбор в одной заявке. </w:t>
            </w:r>
          </w:p>
          <w:p w14:paraId="6FB4AD91" w14:textId="38017A4B"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Целое число от 1 – до 10 (включительно)</w:t>
            </w:r>
          </w:p>
        </w:tc>
      </w:tr>
      <w:tr w:rsidR="0050686D" w:rsidRPr="00633CE1" w14:paraId="1E716D13" w14:textId="77777777" w:rsidTr="00EF45D8">
        <w:tc>
          <w:tcPr>
            <w:cnfStyle w:val="001000000000" w:firstRow="0" w:lastRow="0" w:firstColumn="1" w:lastColumn="0" w:oddVBand="0" w:evenVBand="0" w:oddHBand="0" w:evenHBand="0" w:firstRowFirstColumn="0" w:firstRowLastColumn="0" w:lastRowFirstColumn="0" w:lastRowLastColumn="0"/>
            <w:tcW w:w="1382" w:type="pct"/>
          </w:tcPr>
          <w:p w14:paraId="10A9105D" w14:textId="7067D7D1" w:rsidR="0050686D" w:rsidRPr="00C93E26" w:rsidRDefault="0050686D" w:rsidP="00420352">
            <w:pPr>
              <w:pStyle w:val="afa"/>
              <w:ind w:firstLine="0"/>
              <w:jc w:val="left"/>
            </w:pPr>
            <w:r w:rsidRPr="00C93E26">
              <w:t>Обоснование</w:t>
            </w:r>
          </w:p>
        </w:tc>
        <w:tc>
          <w:tcPr>
            <w:tcW w:w="930" w:type="pct"/>
          </w:tcPr>
          <w:p w14:paraId="40E58279" w14:textId="5ACF5FCA" w:rsidR="0050686D" w:rsidRPr="00C93E26" w:rsidRDefault="0050686D"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Однострочный текст</w:t>
            </w:r>
          </w:p>
        </w:tc>
        <w:tc>
          <w:tcPr>
            <w:tcW w:w="995" w:type="pct"/>
          </w:tcPr>
          <w:p w14:paraId="3FCB28C2" w14:textId="5848E4D9" w:rsidR="0050686D" w:rsidRPr="00C93E26" w:rsidRDefault="0050686D" w:rsidP="0050686D">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w:t>
            </w:r>
          </w:p>
        </w:tc>
        <w:tc>
          <w:tcPr>
            <w:tcW w:w="1693" w:type="pct"/>
          </w:tcPr>
          <w:p w14:paraId="6FE77B48" w14:textId="29EED81E" w:rsidR="0050686D" w:rsidRPr="00C93E26"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Текстовое поле, в котором автор обосновывает необходимость новой вакансии. Максимальное количество знаков 255.</w:t>
            </w:r>
          </w:p>
        </w:tc>
      </w:tr>
      <w:tr w:rsidR="0050686D" w:rsidRPr="00633CE1" w14:paraId="7E91519E" w14:textId="77777777" w:rsidTr="00EF4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pct"/>
          </w:tcPr>
          <w:p w14:paraId="56FE4EFA" w14:textId="1A019231" w:rsidR="0050686D" w:rsidRPr="00C93E26" w:rsidRDefault="0050686D" w:rsidP="00420352">
            <w:pPr>
              <w:pStyle w:val="afa"/>
              <w:ind w:firstLine="0"/>
              <w:jc w:val="left"/>
            </w:pPr>
            <w:r w:rsidRPr="00C93E26">
              <w:t>Проект</w:t>
            </w:r>
          </w:p>
        </w:tc>
        <w:tc>
          <w:tcPr>
            <w:tcW w:w="930" w:type="pct"/>
          </w:tcPr>
          <w:p w14:paraId="7528AB74" w14:textId="18C7D30B" w:rsidR="0050686D" w:rsidRPr="00C93E26" w:rsidRDefault="0050686D"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Однострочный текст</w:t>
            </w:r>
          </w:p>
        </w:tc>
        <w:tc>
          <w:tcPr>
            <w:tcW w:w="995" w:type="pct"/>
          </w:tcPr>
          <w:p w14:paraId="34466ACA" w14:textId="0A67E17A" w:rsidR="0050686D" w:rsidRPr="00C93E26" w:rsidRDefault="0050686D" w:rsidP="0050686D">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93" w:type="pct"/>
          </w:tcPr>
          <w:p w14:paraId="2B948C7F" w14:textId="64D26679"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Название проекта, для которого требуется сотрудник.</w:t>
            </w:r>
          </w:p>
          <w:p w14:paraId="0C7BA5B9" w14:textId="77052218" w:rsidR="0050686D" w:rsidRPr="00C93E26" w:rsidRDefault="0050686D" w:rsidP="00777ABB">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 xml:space="preserve">Текстовое поле. Максимальное количество знаков 50. </w:t>
            </w:r>
          </w:p>
        </w:tc>
      </w:tr>
      <w:tr w:rsidR="0050686D" w:rsidRPr="00633CE1" w14:paraId="60A0FF1B" w14:textId="77777777" w:rsidTr="00EF45D8">
        <w:tc>
          <w:tcPr>
            <w:cnfStyle w:val="001000000000" w:firstRow="0" w:lastRow="0" w:firstColumn="1" w:lastColumn="0" w:oddVBand="0" w:evenVBand="0" w:oddHBand="0" w:evenHBand="0" w:firstRowFirstColumn="0" w:firstRowLastColumn="0" w:lastRowFirstColumn="0" w:lastRowLastColumn="0"/>
            <w:tcW w:w="1382" w:type="pct"/>
          </w:tcPr>
          <w:p w14:paraId="641D1E8E" w14:textId="74D30CCD" w:rsidR="0050686D" w:rsidRPr="00633CE1" w:rsidRDefault="0050686D" w:rsidP="00420352">
            <w:pPr>
              <w:pStyle w:val="afa"/>
              <w:ind w:firstLine="0"/>
              <w:jc w:val="left"/>
              <w:rPr>
                <w:b w:val="0"/>
                <w:strike/>
              </w:rPr>
            </w:pPr>
            <w:commentRangeStart w:id="74"/>
            <w:r w:rsidRPr="00633CE1">
              <w:rPr>
                <w:strike/>
              </w:rPr>
              <w:t>Площадка АО «ГНИВЦ»</w:t>
            </w:r>
          </w:p>
        </w:tc>
        <w:tc>
          <w:tcPr>
            <w:tcW w:w="930" w:type="pct"/>
          </w:tcPr>
          <w:p w14:paraId="4C2A2758" w14:textId="5ED8414F" w:rsidR="0050686D" w:rsidRPr="00633CE1" w:rsidRDefault="0050686D" w:rsidP="00762A6F">
            <w:pPr>
              <w:pStyle w:val="afa"/>
              <w:ind w:firstLine="0"/>
              <w:jc w:val="left"/>
              <w:cnfStyle w:val="000000000000" w:firstRow="0" w:lastRow="0" w:firstColumn="0" w:lastColumn="0" w:oddVBand="0" w:evenVBand="0" w:oddHBand="0" w:evenHBand="0" w:firstRowFirstColumn="0" w:firstRowLastColumn="0" w:lastRowFirstColumn="0" w:lastRowLastColumn="0"/>
              <w:rPr>
                <w:strike/>
                <w:lang w:eastAsia="x-none"/>
              </w:rPr>
            </w:pPr>
            <w:r w:rsidRPr="00633CE1">
              <w:rPr>
                <w:strike/>
                <w:lang w:eastAsia="x-none"/>
              </w:rPr>
              <w:t>Выбор из списка</w:t>
            </w:r>
          </w:p>
        </w:tc>
        <w:tc>
          <w:tcPr>
            <w:tcW w:w="995" w:type="pct"/>
          </w:tcPr>
          <w:p w14:paraId="08343B2E" w14:textId="77777777" w:rsidR="0050686D" w:rsidRPr="00633CE1" w:rsidRDefault="0050686D" w:rsidP="0050686D">
            <w:pPr>
              <w:pStyle w:val="afa"/>
              <w:ind w:firstLine="0"/>
              <w:jc w:val="center"/>
              <w:cnfStyle w:val="000000000000" w:firstRow="0" w:lastRow="0" w:firstColumn="0" w:lastColumn="0" w:oddVBand="0" w:evenVBand="0" w:oddHBand="0" w:evenHBand="0" w:firstRowFirstColumn="0" w:firstRowLastColumn="0" w:lastRowFirstColumn="0" w:lastRowLastColumn="0"/>
              <w:rPr>
                <w:strike/>
                <w:lang w:eastAsia="x-none"/>
              </w:rPr>
            </w:pPr>
            <w:r w:rsidRPr="00633CE1">
              <w:rPr>
                <w:strike/>
                <w:lang w:eastAsia="x-none"/>
              </w:rPr>
              <w:t>+</w:t>
            </w:r>
          </w:p>
        </w:tc>
        <w:tc>
          <w:tcPr>
            <w:tcW w:w="1693" w:type="pct"/>
          </w:tcPr>
          <w:p w14:paraId="252A4F31" w14:textId="04DFB157" w:rsidR="0050686D" w:rsidRPr="00633CE1"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strike/>
                <w:lang w:eastAsia="x-none"/>
              </w:rPr>
            </w:pPr>
            <w:r w:rsidRPr="00633CE1">
              <w:rPr>
                <w:strike/>
                <w:lang w:eastAsia="x-none"/>
              </w:rPr>
              <w:t>Поле с выбором площадки компании.</w:t>
            </w:r>
          </w:p>
          <w:p w14:paraId="56CF0FE1" w14:textId="2D203D16" w:rsidR="0050686D" w:rsidRPr="00633CE1" w:rsidRDefault="0050686D" w:rsidP="00777ABB">
            <w:pPr>
              <w:pStyle w:val="afa"/>
              <w:ind w:firstLine="0"/>
              <w:jc w:val="left"/>
              <w:cnfStyle w:val="000000000000" w:firstRow="0" w:lastRow="0" w:firstColumn="0" w:lastColumn="0" w:oddVBand="0" w:evenVBand="0" w:oddHBand="0" w:evenHBand="0" w:firstRowFirstColumn="0" w:firstRowLastColumn="0" w:lastRowFirstColumn="0" w:lastRowLastColumn="0"/>
              <w:rPr>
                <w:strike/>
                <w:lang w:eastAsia="x-none"/>
              </w:rPr>
            </w:pPr>
            <w:r w:rsidRPr="00633CE1">
              <w:rPr>
                <w:strike/>
              </w:rPr>
              <w:t xml:space="preserve">Определяется и заполняется на основании принадлежности инициатора заявки к его площадке (автоматически). Или может быть изменено на </w:t>
            </w:r>
            <w:r w:rsidRPr="00633CE1">
              <w:rPr>
                <w:strike/>
              </w:rPr>
              <w:lastRenderedPageBreak/>
              <w:t>необходимое из списка площадок «ГНИВЦ».</w:t>
            </w:r>
            <w:commentRangeEnd w:id="74"/>
            <w:r w:rsidR="002B06D3">
              <w:commentReference w:id="74"/>
            </w:r>
          </w:p>
        </w:tc>
      </w:tr>
    </w:tbl>
    <w:p w14:paraId="0C677A41" w14:textId="77777777" w:rsidR="000B1601" w:rsidRPr="00633CE1" w:rsidRDefault="000B1601" w:rsidP="00EF45D8">
      <w:pPr>
        <w:pStyle w:val="afa"/>
        <w:ind w:firstLine="0"/>
        <w:rPr>
          <w:strike/>
        </w:rPr>
      </w:pPr>
    </w:p>
    <w:p w14:paraId="71CF1E2F" w14:textId="77777777" w:rsidR="000B1601" w:rsidRPr="00633CE1" w:rsidRDefault="000B1601" w:rsidP="00276D9D">
      <w:pPr>
        <w:pStyle w:val="afa"/>
        <w:rPr>
          <w:strike/>
        </w:rPr>
      </w:pPr>
    </w:p>
    <w:p w14:paraId="4C2C0093" w14:textId="5F506E47" w:rsidR="000B1601" w:rsidRPr="0034074C" w:rsidRDefault="000B1601" w:rsidP="00EF45D8">
      <w:pPr>
        <w:pStyle w:val="aff4"/>
        <w:rPr>
          <w:lang w:val="ru-RU"/>
        </w:rPr>
      </w:pPr>
      <w:r w:rsidRPr="0034074C">
        <w:t xml:space="preserve">Таблица </w:t>
      </w:r>
      <w:r w:rsidR="0062504F">
        <w:fldChar w:fldCharType="begin"/>
      </w:r>
      <w:r w:rsidR="0062504F">
        <w:instrText xml:space="preserve"> SEQ Таблица \* ARABIC </w:instrText>
      </w:r>
      <w:r w:rsidR="0062504F">
        <w:fldChar w:fldCharType="separate"/>
      </w:r>
      <w:r w:rsidR="00074981">
        <w:rPr>
          <w:noProof/>
        </w:rPr>
        <w:t>11</w:t>
      </w:r>
      <w:r w:rsidR="0062504F">
        <w:rPr>
          <w:noProof/>
        </w:rPr>
        <w:fldChar w:fldCharType="end"/>
      </w:r>
      <w:r w:rsidRPr="0034074C">
        <w:t xml:space="preserve">. </w:t>
      </w:r>
      <w:r w:rsidR="009541EB">
        <w:rPr>
          <w:lang w:val="ru-RU"/>
        </w:rPr>
        <w:t>Атрибутивный</w:t>
      </w:r>
      <w:r w:rsidR="009541EB" w:rsidRPr="0034074C">
        <w:rPr>
          <w:lang w:val="ru-RU"/>
        </w:rPr>
        <w:t xml:space="preserve"> состав</w:t>
      </w:r>
      <w:r w:rsidR="009541EB" w:rsidRPr="0034074C">
        <w:t xml:space="preserve"> карточки</w:t>
      </w:r>
      <w:r w:rsidR="009541EB">
        <w:rPr>
          <w:lang w:val="ru-RU"/>
        </w:rPr>
        <w:t xml:space="preserve"> создания заявки. </w:t>
      </w:r>
      <w:r w:rsidR="009541EB" w:rsidRPr="00716832">
        <w:t>Требования к компетентности сотрудника</w:t>
      </w:r>
    </w:p>
    <w:tbl>
      <w:tblPr>
        <w:tblStyle w:val="25"/>
        <w:tblW w:w="5122" w:type="pct"/>
        <w:tblLook w:val="04A0" w:firstRow="1" w:lastRow="0" w:firstColumn="1" w:lastColumn="0" w:noHBand="0" w:noVBand="1"/>
      </w:tblPr>
      <w:tblGrid>
        <w:gridCol w:w="2433"/>
        <w:gridCol w:w="2426"/>
        <w:gridCol w:w="1965"/>
        <w:gridCol w:w="3048"/>
      </w:tblGrid>
      <w:tr w:rsidR="000B1601" w:rsidRPr="00633CE1" w14:paraId="39F00DDE" w14:textId="77777777" w:rsidTr="005116D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9" w:type="pct"/>
            <w:shd w:val="clear" w:color="auto" w:fill="D0CECE" w:themeFill="background2" w:themeFillShade="E6"/>
          </w:tcPr>
          <w:p w14:paraId="354FBA86" w14:textId="77777777" w:rsidR="000B1601" w:rsidRPr="001A1EEC" w:rsidRDefault="000B1601" w:rsidP="0060742B">
            <w:pPr>
              <w:pStyle w:val="afa"/>
              <w:ind w:firstLine="0"/>
              <w:jc w:val="center"/>
              <w:rPr>
                <w:lang w:eastAsia="x-none"/>
              </w:rPr>
            </w:pPr>
            <w:r w:rsidRPr="001A1EEC">
              <w:rPr>
                <w:lang w:eastAsia="x-none"/>
              </w:rPr>
              <w:t>Наименование</w:t>
            </w:r>
          </w:p>
        </w:tc>
        <w:tc>
          <w:tcPr>
            <w:tcW w:w="956" w:type="pct"/>
            <w:shd w:val="clear" w:color="auto" w:fill="D0CECE" w:themeFill="background2" w:themeFillShade="E6"/>
          </w:tcPr>
          <w:p w14:paraId="4EB37787" w14:textId="77777777" w:rsidR="000B1601" w:rsidRPr="00D66E56" w:rsidRDefault="000B1601" w:rsidP="0060742B">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rsidRPr="00D66E56">
              <w:rPr>
                <w:lang w:eastAsia="x-none"/>
              </w:rPr>
              <w:t>Тип</w:t>
            </w:r>
          </w:p>
        </w:tc>
        <w:tc>
          <w:tcPr>
            <w:tcW w:w="995" w:type="pct"/>
            <w:shd w:val="clear" w:color="auto" w:fill="D0CECE" w:themeFill="background2" w:themeFillShade="E6"/>
          </w:tcPr>
          <w:p w14:paraId="55FD4F82" w14:textId="77777777" w:rsidR="000B1601" w:rsidRPr="00D66E56" w:rsidRDefault="000B1601" w:rsidP="0060742B">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rsidRPr="00D66E56">
              <w:rPr>
                <w:lang w:eastAsia="x-none"/>
              </w:rPr>
              <w:t>Обязательность</w:t>
            </w:r>
          </w:p>
        </w:tc>
        <w:tc>
          <w:tcPr>
            <w:tcW w:w="1680" w:type="pct"/>
            <w:shd w:val="clear" w:color="auto" w:fill="D0CECE" w:themeFill="background2" w:themeFillShade="E6"/>
          </w:tcPr>
          <w:p w14:paraId="71E0036B" w14:textId="77777777" w:rsidR="000B1601" w:rsidRPr="00D66E56" w:rsidRDefault="000B1601" w:rsidP="0060742B">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rsidRPr="00D66E56">
              <w:rPr>
                <w:lang w:eastAsia="x-none"/>
              </w:rPr>
              <w:t>Описание</w:t>
            </w:r>
          </w:p>
        </w:tc>
      </w:tr>
      <w:tr w:rsidR="000B1601" w:rsidRPr="00633CE1" w14:paraId="4B171823" w14:textId="77777777" w:rsidTr="00511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04C854FA" w14:textId="5A565A87" w:rsidR="000B1601" w:rsidRPr="00D66E56" w:rsidRDefault="001A1EEC" w:rsidP="00420352">
            <w:pPr>
              <w:pStyle w:val="afa"/>
              <w:ind w:firstLine="0"/>
              <w:jc w:val="left"/>
            </w:pPr>
            <w:r>
              <w:t>Образование</w:t>
            </w:r>
          </w:p>
        </w:tc>
        <w:tc>
          <w:tcPr>
            <w:tcW w:w="956" w:type="pct"/>
          </w:tcPr>
          <w:p w14:paraId="1470AA41" w14:textId="7002C505" w:rsidR="000B1601" w:rsidRPr="00D66E56" w:rsidRDefault="001A1EEC"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Выбор из списка</w:t>
            </w:r>
          </w:p>
        </w:tc>
        <w:tc>
          <w:tcPr>
            <w:tcW w:w="995" w:type="pct"/>
          </w:tcPr>
          <w:p w14:paraId="41403244" w14:textId="354D354C" w:rsidR="000B1601" w:rsidRPr="00D66E56" w:rsidRDefault="001A1EEC" w:rsidP="0060742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56D52C73" w14:textId="4C2E4DB5" w:rsidR="000B1601" w:rsidRPr="00D66E56" w:rsidRDefault="001A1EEC" w:rsidP="002B06D3">
            <w:pPr>
              <w:pStyle w:val="afa"/>
              <w:ind w:firstLine="0"/>
              <w:jc w:val="left"/>
              <w:cnfStyle w:val="000000100000" w:firstRow="0" w:lastRow="0" w:firstColumn="0" w:lastColumn="0" w:oddVBand="0" w:evenVBand="0" w:oddHBand="1" w:evenHBand="0" w:firstRowFirstColumn="0" w:firstRowLastColumn="0" w:lastRowFirstColumn="0" w:lastRowLastColumn="0"/>
            </w:pPr>
            <w:r>
              <w:t>Сведения о необходимом образовании будущего сотрудника.</w:t>
            </w:r>
          </w:p>
        </w:tc>
      </w:tr>
      <w:tr w:rsidR="000B1601" w:rsidRPr="00633CE1" w14:paraId="04CC0924" w14:textId="77777777" w:rsidTr="005116DD">
        <w:tc>
          <w:tcPr>
            <w:cnfStyle w:val="001000000000" w:firstRow="0" w:lastRow="0" w:firstColumn="1" w:lastColumn="0" w:oddVBand="0" w:evenVBand="0" w:oddHBand="0" w:evenHBand="0" w:firstRowFirstColumn="0" w:firstRowLastColumn="0" w:lastRowFirstColumn="0" w:lastRowLastColumn="0"/>
            <w:tcW w:w="1369" w:type="pct"/>
          </w:tcPr>
          <w:p w14:paraId="5005C0D1" w14:textId="6A97FF6D" w:rsidR="000B1601" w:rsidRPr="00D66E56" w:rsidRDefault="001A1EEC" w:rsidP="00420352">
            <w:pPr>
              <w:pStyle w:val="afa"/>
              <w:ind w:firstLine="0"/>
              <w:jc w:val="left"/>
            </w:pPr>
            <w:r w:rsidRPr="001A1EEC">
              <w:t>Основные навыки</w:t>
            </w:r>
          </w:p>
        </w:tc>
        <w:tc>
          <w:tcPr>
            <w:tcW w:w="956" w:type="pct"/>
          </w:tcPr>
          <w:p w14:paraId="07C3046C" w14:textId="332D1264" w:rsidR="000B1601" w:rsidRPr="00D66E56" w:rsidRDefault="001A1EEC"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Выбор из списка</w:t>
            </w:r>
            <w:r w:rsidR="00FE608B">
              <w:rPr>
                <w:lang w:eastAsia="x-none"/>
              </w:rPr>
              <w:t xml:space="preserve"> (множественный выбор)</w:t>
            </w:r>
          </w:p>
        </w:tc>
        <w:tc>
          <w:tcPr>
            <w:tcW w:w="995" w:type="pct"/>
          </w:tcPr>
          <w:p w14:paraId="5F8D4553" w14:textId="5D539B20" w:rsidR="000B1601" w:rsidRPr="00D66E56" w:rsidRDefault="001A1EEC" w:rsidP="0060742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20C1E4D3" w14:textId="77777777" w:rsidR="001A1EEC" w:rsidRDefault="001A1EEC" w:rsidP="002B06D3">
            <w:pPr>
              <w:pStyle w:val="afa"/>
              <w:ind w:firstLine="0"/>
              <w:jc w:val="left"/>
              <w:cnfStyle w:val="000000000000" w:firstRow="0" w:lastRow="0" w:firstColumn="0" w:lastColumn="0" w:oddVBand="0" w:evenVBand="0" w:oddHBand="0" w:evenHBand="0" w:firstRowFirstColumn="0" w:firstRowLastColumn="0" w:lastRowFirstColumn="0" w:lastRowLastColumn="0"/>
            </w:pPr>
            <w:r w:rsidRPr="001A1EEC">
              <w:t xml:space="preserve">Специальные знания, умения и профессиональные навыки </w:t>
            </w:r>
          </w:p>
          <w:p w14:paraId="49A973CB" w14:textId="7A2A8E51" w:rsidR="00D66E56" w:rsidRPr="00D66E56" w:rsidRDefault="001A1EEC" w:rsidP="002B06D3">
            <w:pPr>
              <w:pStyle w:val="afa"/>
              <w:ind w:firstLine="0"/>
              <w:jc w:val="left"/>
              <w:cnfStyle w:val="000000000000" w:firstRow="0" w:lastRow="0" w:firstColumn="0" w:lastColumn="0" w:oddVBand="0" w:evenVBand="0" w:oddHBand="0" w:evenHBand="0" w:firstRowFirstColumn="0" w:firstRowLastColumn="0" w:lastRowFirstColumn="0" w:lastRowLastColumn="0"/>
            </w:pPr>
            <w:r>
              <w:t>Необходимо выбрать минимум один навык.</w:t>
            </w:r>
          </w:p>
        </w:tc>
      </w:tr>
      <w:tr w:rsidR="000B1601" w:rsidRPr="00633CE1" w14:paraId="4915BE2D" w14:textId="77777777" w:rsidTr="00511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22876E1D" w14:textId="30CD3ED3" w:rsidR="000B1601" w:rsidRPr="00FA17BB" w:rsidRDefault="001A1EEC" w:rsidP="00420352">
            <w:pPr>
              <w:pStyle w:val="afa"/>
              <w:ind w:firstLine="0"/>
              <w:jc w:val="left"/>
            </w:pPr>
            <w:r>
              <w:t>Дополнительны</w:t>
            </w:r>
            <w:r w:rsidR="00FB40A9">
              <w:t>е</w:t>
            </w:r>
            <w:r>
              <w:t xml:space="preserve"> навыки</w:t>
            </w:r>
          </w:p>
        </w:tc>
        <w:tc>
          <w:tcPr>
            <w:tcW w:w="956" w:type="pct"/>
          </w:tcPr>
          <w:p w14:paraId="409825AD" w14:textId="2307E341" w:rsidR="000B1601" w:rsidRPr="00FA17BB" w:rsidRDefault="001A1EEC" w:rsidP="00762A6F">
            <w:pPr>
              <w:pStyle w:val="afa"/>
              <w:ind w:firstLine="0"/>
              <w:jc w:val="left"/>
              <w:cnfStyle w:val="000000100000" w:firstRow="0" w:lastRow="0" w:firstColumn="0" w:lastColumn="0" w:oddVBand="0" w:evenVBand="0" w:oddHBand="1" w:evenHBand="0" w:firstRowFirstColumn="0" w:firstRowLastColumn="0" w:lastRowFirstColumn="0" w:lastRowLastColumn="0"/>
            </w:pPr>
            <w:del w:id="75" w:author="Инна Карелина" w:date="2021-08-11T15:28:00Z">
              <w:r w:rsidDel="00A10F69">
                <w:delText>Однострочный текст</w:delText>
              </w:r>
            </w:del>
            <w:ins w:id="76" w:author="Инна Карелина" w:date="2021-08-11T15:28:00Z">
              <w:r w:rsidR="00A10F69">
                <w:t>Многострочный текст</w:t>
              </w:r>
            </w:ins>
          </w:p>
        </w:tc>
        <w:tc>
          <w:tcPr>
            <w:tcW w:w="995" w:type="pct"/>
          </w:tcPr>
          <w:p w14:paraId="27EA4134" w14:textId="26B31A4F" w:rsidR="000B1601" w:rsidRPr="00FA17BB" w:rsidRDefault="001A1EEC" w:rsidP="0060742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629FBF18" w14:textId="77777777" w:rsidR="000B1601" w:rsidRDefault="001A1EEC" w:rsidP="002B06D3">
            <w:pPr>
              <w:pStyle w:val="afa"/>
              <w:ind w:firstLine="0"/>
              <w:jc w:val="left"/>
              <w:cnfStyle w:val="000000100000" w:firstRow="0" w:lastRow="0" w:firstColumn="0" w:lastColumn="0" w:oddVBand="0" w:evenVBand="0" w:oddHBand="1" w:evenHBand="0" w:firstRowFirstColumn="0" w:firstRowLastColumn="0" w:lastRowFirstColumn="0" w:lastRowLastColumn="0"/>
            </w:pPr>
            <w:r>
              <w:t xml:space="preserve">Дополнительные </w:t>
            </w:r>
            <w:r w:rsidRPr="001A1EEC">
              <w:t>знания, умения и профессиональные навыки</w:t>
            </w:r>
            <w:r>
              <w:t>.</w:t>
            </w:r>
          </w:p>
          <w:p w14:paraId="60D43C2F" w14:textId="4CC57DEF" w:rsidR="001A1EEC" w:rsidRPr="00FA17BB" w:rsidRDefault="001A1EEC" w:rsidP="002B06D3">
            <w:pPr>
              <w:pStyle w:val="afa"/>
              <w:ind w:firstLine="0"/>
              <w:jc w:val="left"/>
              <w:cnfStyle w:val="000000100000" w:firstRow="0" w:lastRow="0" w:firstColumn="0" w:lastColumn="0" w:oddVBand="0" w:evenVBand="0" w:oddHBand="1" w:evenHBand="0" w:firstRowFirstColumn="0" w:firstRowLastColumn="0" w:lastRowFirstColumn="0" w:lastRowLastColumn="0"/>
            </w:pPr>
            <w:r w:rsidRPr="00C93E26">
              <w:rPr>
                <w:lang w:eastAsia="x-none"/>
              </w:rPr>
              <w:t xml:space="preserve">Максимальное количество знаков </w:t>
            </w:r>
            <w:del w:id="77" w:author="Инна Карелина" w:date="2021-08-11T15:28:00Z">
              <w:r w:rsidRPr="00C93E26" w:rsidDel="00A10F69">
                <w:rPr>
                  <w:lang w:eastAsia="x-none"/>
                </w:rPr>
                <w:delText>255.</w:delText>
              </w:r>
            </w:del>
            <w:ins w:id="78" w:author="Инна Карелина" w:date="2021-08-11T15:28:00Z">
              <w:r w:rsidR="00A10F69">
                <w:rPr>
                  <w:lang w:eastAsia="x-none"/>
                </w:rPr>
                <w:t>1000.</w:t>
              </w:r>
            </w:ins>
          </w:p>
        </w:tc>
      </w:tr>
      <w:tr w:rsidR="000B1601" w:rsidRPr="00633CE1" w14:paraId="2C1CD814" w14:textId="77777777" w:rsidTr="005116DD">
        <w:tc>
          <w:tcPr>
            <w:cnfStyle w:val="001000000000" w:firstRow="0" w:lastRow="0" w:firstColumn="1" w:lastColumn="0" w:oddVBand="0" w:evenVBand="0" w:oddHBand="0" w:evenHBand="0" w:firstRowFirstColumn="0" w:firstRowLastColumn="0" w:lastRowFirstColumn="0" w:lastRowLastColumn="0"/>
            <w:tcW w:w="1369" w:type="pct"/>
          </w:tcPr>
          <w:p w14:paraId="622D9BCA" w14:textId="75180175" w:rsidR="000B1601" w:rsidRPr="001A1EEC" w:rsidRDefault="001A1EEC" w:rsidP="00420352">
            <w:pPr>
              <w:pStyle w:val="afa"/>
              <w:ind w:firstLine="0"/>
              <w:jc w:val="left"/>
            </w:pPr>
            <w:r w:rsidRPr="001A1EEC">
              <w:t>Количество лет</w:t>
            </w:r>
          </w:p>
        </w:tc>
        <w:tc>
          <w:tcPr>
            <w:tcW w:w="956" w:type="pct"/>
          </w:tcPr>
          <w:p w14:paraId="0ABE6D40" w14:textId="6841C7A3" w:rsidR="000B1601" w:rsidRPr="00633CE1" w:rsidRDefault="001A1EEC" w:rsidP="00762A6F">
            <w:pPr>
              <w:pStyle w:val="afa"/>
              <w:ind w:firstLine="0"/>
              <w:jc w:val="left"/>
              <w:cnfStyle w:val="000000000000" w:firstRow="0" w:lastRow="0" w:firstColumn="0" w:lastColumn="0" w:oddVBand="0" w:evenVBand="0" w:oddHBand="0" w:evenHBand="0" w:firstRowFirstColumn="0" w:firstRowLastColumn="0" w:lastRowFirstColumn="0" w:lastRowLastColumn="0"/>
              <w:rPr>
                <w:strike/>
                <w:lang w:eastAsia="x-none"/>
              </w:rPr>
            </w:pPr>
            <w:r w:rsidRPr="00C93E26">
              <w:rPr>
                <w:lang w:eastAsia="x-none"/>
              </w:rPr>
              <w:t>Число</w:t>
            </w:r>
          </w:p>
        </w:tc>
        <w:tc>
          <w:tcPr>
            <w:tcW w:w="995" w:type="pct"/>
          </w:tcPr>
          <w:p w14:paraId="4671F40F" w14:textId="08044232" w:rsidR="000B1601" w:rsidRPr="00420352" w:rsidRDefault="00420352" w:rsidP="0060742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sidRPr="00420352">
              <w:rPr>
                <w:lang w:eastAsia="x-none"/>
              </w:rPr>
              <w:t>+</w:t>
            </w:r>
          </w:p>
        </w:tc>
        <w:tc>
          <w:tcPr>
            <w:tcW w:w="1680" w:type="pct"/>
          </w:tcPr>
          <w:p w14:paraId="3F981E3E" w14:textId="440B1468" w:rsidR="001A1EEC" w:rsidRPr="00C93E26" w:rsidRDefault="001A1EEC" w:rsidP="002B06D3">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Опыт работы. Требуемое количество лет</w:t>
            </w:r>
          </w:p>
          <w:p w14:paraId="1CACCC0D" w14:textId="45324F96" w:rsidR="000B1601" w:rsidRPr="00633CE1" w:rsidRDefault="001A1EEC" w:rsidP="002B06D3">
            <w:pPr>
              <w:pStyle w:val="afa"/>
              <w:ind w:firstLine="0"/>
              <w:jc w:val="left"/>
              <w:cnfStyle w:val="000000000000" w:firstRow="0" w:lastRow="0" w:firstColumn="0" w:lastColumn="0" w:oddVBand="0" w:evenVBand="0" w:oddHBand="0" w:evenHBand="0" w:firstRowFirstColumn="0" w:firstRowLastColumn="0" w:lastRowFirstColumn="0" w:lastRowLastColumn="0"/>
              <w:rPr>
                <w:strike/>
              </w:rPr>
            </w:pPr>
            <w:r w:rsidRPr="00C93E26">
              <w:rPr>
                <w:lang w:eastAsia="x-none"/>
              </w:rPr>
              <w:t xml:space="preserve">Целое число от 1 – до </w:t>
            </w:r>
            <w:r w:rsidR="006D314B">
              <w:rPr>
                <w:lang w:eastAsia="x-none"/>
              </w:rPr>
              <w:t>3</w:t>
            </w:r>
            <w:r w:rsidRPr="00C93E26">
              <w:rPr>
                <w:lang w:eastAsia="x-none"/>
              </w:rPr>
              <w:t>0 (включительно)</w:t>
            </w:r>
          </w:p>
        </w:tc>
      </w:tr>
      <w:tr w:rsidR="001A1EEC" w:rsidRPr="00633CE1" w14:paraId="58E782E6" w14:textId="77777777" w:rsidTr="00511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699A4A6F" w14:textId="74C45D8F" w:rsidR="001A1EEC" w:rsidRPr="00633CE1" w:rsidRDefault="001A1EEC" w:rsidP="00420352">
            <w:pPr>
              <w:pStyle w:val="afa"/>
              <w:ind w:firstLine="0"/>
              <w:jc w:val="left"/>
              <w:rPr>
                <w:strike/>
              </w:rPr>
            </w:pPr>
            <w:r w:rsidRPr="001A1EEC">
              <w:t>Требуемый опыт</w:t>
            </w:r>
          </w:p>
        </w:tc>
        <w:tc>
          <w:tcPr>
            <w:tcW w:w="956" w:type="pct"/>
          </w:tcPr>
          <w:p w14:paraId="5F2675FD" w14:textId="04E2315A" w:rsidR="001A1EEC" w:rsidRPr="00633CE1" w:rsidRDefault="001A1EEC" w:rsidP="00762A6F">
            <w:pPr>
              <w:pStyle w:val="afa"/>
              <w:ind w:firstLine="0"/>
              <w:jc w:val="left"/>
              <w:cnfStyle w:val="000000100000" w:firstRow="0" w:lastRow="0" w:firstColumn="0" w:lastColumn="0" w:oddVBand="0" w:evenVBand="0" w:oddHBand="1" w:evenHBand="0" w:firstRowFirstColumn="0" w:firstRowLastColumn="0" w:lastRowFirstColumn="0" w:lastRowLastColumn="0"/>
              <w:rPr>
                <w:strike/>
                <w:lang w:eastAsia="x-none"/>
              </w:rPr>
            </w:pPr>
            <w:del w:id="79" w:author="Инна Карелина" w:date="2021-08-11T15:28:00Z">
              <w:r w:rsidDel="00A10F69">
                <w:delText>Однострочный текст</w:delText>
              </w:r>
            </w:del>
            <w:ins w:id="80" w:author="Инна Карелина" w:date="2021-08-11T15:28:00Z">
              <w:r w:rsidR="00A10F69">
                <w:t>Многострочный текст</w:t>
              </w:r>
            </w:ins>
          </w:p>
        </w:tc>
        <w:tc>
          <w:tcPr>
            <w:tcW w:w="995" w:type="pct"/>
          </w:tcPr>
          <w:p w14:paraId="618959CD" w14:textId="266C3D41" w:rsidR="001A1EEC" w:rsidRPr="00420352" w:rsidRDefault="00420352" w:rsidP="001A1EE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420352">
              <w:rPr>
                <w:lang w:eastAsia="x-none"/>
              </w:rPr>
              <w:t>+</w:t>
            </w:r>
          </w:p>
        </w:tc>
        <w:tc>
          <w:tcPr>
            <w:tcW w:w="1680" w:type="pct"/>
          </w:tcPr>
          <w:p w14:paraId="6BD1BDEA" w14:textId="777107FB" w:rsidR="001A1EEC" w:rsidRPr="00C93E26" w:rsidRDefault="001A1EEC" w:rsidP="002B06D3">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Описание требуемого опыта работы. </w:t>
            </w:r>
          </w:p>
          <w:p w14:paraId="6D470714" w14:textId="7671096B" w:rsidR="001A1EEC" w:rsidRPr="00633CE1" w:rsidRDefault="001A1EEC" w:rsidP="002B06D3">
            <w:pPr>
              <w:pStyle w:val="afa"/>
              <w:ind w:firstLine="0"/>
              <w:jc w:val="left"/>
              <w:cnfStyle w:val="000000100000" w:firstRow="0" w:lastRow="0" w:firstColumn="0" w:lastColumn="0" w:oddVBand="0" w:evenVBand="0" w:oddHBand="1" w:evenHBand="0" w:firstRowFirstColumn="0" w:firstRowLastColumn="0" w:lastRowFirstColumn="0" w:lastRowLastColumn="0"/>
              <w:rPr>
                <w:strike/>
              </w:rPr>
            </w:pPr>
            <w:r w:rsidRPr="00C93E26">
              <w:rPr>
                <w:lang w:eastAsia="x-none"/>
              </w:rPr>
              <w:t xml:space="preserve">Максимальное количество знаков </w:t>
            </w:r>
            <w:ins w:id="81" w:author="Инна Карелина" w:date="2021-08-11T15:28:00Z">
              <w:r w:rsidR="00A10F69">
                <w:rPr>
                  <w:lang w:eastAsia="x-none"/>
                </w:rPr>
                <w:t>1000</w:t>
              </w:r>
            </w:ins>
            <w:del w:id="82" w:author="Инна Карелина" w:date="2021-08-11T15:28:00Z">
              <w:r w:rsidRPr="00C93E26" w:rsidDel="00A10F69">
                <w:rPr>
                  <w:lang w:eastAsia="x-none"/>
                </w:rPr>
                <w:delText>255</w:delText>
              </w:r>
            </w:del>
            <w:r w:rsidRPr="00C93E26">
              <w:rPr>
                <w:lang w:eastAsia="x-none"/>
              </w:rPr>
              <w:t>.</w:t>
            </w:r>
          </w:p>
        </w:tc>
      </w:tr>
      <w:tr w:rsidR="002055F0" w:rsidRPr="00633CE1" w14:paraId="380AF291" w14:textId="77777777" w:rsidTr="005116DD">
        <w:tc>
          <w:tcPr>
            <w:cnfStyle w:val="001000000000" w:firstRow="0" w:lastRow="0" w:firstColumn="1" w:lastColumn="0" w:oddVBand="0" w:evenVBand="0" w:oddHBand="0" w:evenHBand="0" w:firstRowFirstColumn="0" w:firstRowLastColumn="0" w:lastRowFirstColumn="0" w:lastRowLastColumn="0"/>
            <w:tcW w:w="1369" w:type="pct"/>
          </w:tcPr>
          <w:p w14:paraId="2BDAEEB6" w14:textId="3988FB0B" w:rsidR="002055F0" w:rsidRPr="001A1EEC" w:rsidRDefault="002055F0" w:rsidP="00420352">
            <w:pPr>
              <w:pStyle w:val="afa"/>
              <w:ind w:firstLine="0"/>
              <w:jc w:val="left"/>
            </w:pPr>
            <w:r w:rsidRPr="002055F0">
              <w:t>Должностные обязанности</w:t>
            </w:r>
          </w:p>
        </w:tc>
        <w:tc>
          <w:tcPr>
            <w:tcW w:w="956" w:type="pct"/>
          </w:tcPr>
          <w:p w14:paraId="09048A92" w14:textId="0875B558" w:rsidR="002055F0" w:rsidRPr="00C93E26" w:rsidRDefault="002055F0" w:rsidP="00762A6F">
            <w:pPr>
              <w:pStyle w:val="afa"/>
              <w:ind w:firstLine="0"/>
              <w:jc w:val="left"/>
              <w:cnfStyle w:val="000000000000" w:firstRow="0" w:lastRow="0" w:firstColumn="0" w:lastColumn="0" w:oddVBand="0" w:evenVBand="0" w:oddHBand="0" w:evenHBand="0" w:firstRowFirstColumn="0" w:firstRowLastColumn="0" w:lastRowFirstColumn="0" w:lastRowLastColumn="0"/>
            </w:pPr>
            <w:r>
              <w:t>Многострочный текст</w:t>
            </w:r>
          </w:p>
        </w:tc>
        <w:tc>
          <w:tcPr>
            <w:tcW w:w="995" w:type="pct"/>
          </w:tcPr>
          <w:p w14:paraId="0E44BD56" w14:textId="60A43DAE" w:rsidR="002055F0" w:rsidRPr="00420352" w:rsidRDefault="00BC7712" w:rsidP="001A1EE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0D2B360C" w14:textId="7FA67FB9" w:rsidR="002055F0" w:rsidRPr="00C93E26" w:rsidRDefault="002055F0" w:rsidP="002B06D3">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Описание должностных обязанностей</w:t>
            </w:r>
          </w:p>
          <w:p w14:paraId="7E204BDA" w14:textId="54244174" w:rsidR="002055F0" w:rsidRDefault="002055F0" w:rsidP="002B06D3">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 xml:space="preserve">Максимальное количество знаков </w:t>
            </w:r>
            <w:r>
              <w:rPr>
                <w:lang w:eastAsia="x-none"/>
              </w:rPr>
              <w:t>1000.</w:t>
            </w:r>
          </w:p>
        </w:tc>
      </w:tr>
      <w:tr w:rsidR="00762A6F" w:rsidRPr="00633CE1" w14:paraId="361DD23D" w14:textId="77777777" w:rsidTr="00511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2D99BEEC" w14:textId="6F2C2C2C" w:rsidR="00762A6F" w:rsidRPr="002055F0" w:rsidRDefault="00762A6F" w:rsidP="00420352">
            <w:pPr>
              <w:pStyle w:val="afa"/>
              <w:ind w:firstLine="0"/>
              <w:jc w:val="left"/>
            </w:pPr>
            <w:r w:rsidRPr="00762A6F">
              <w:t>График работы</w:t>
            </w:r>
          </w:p>
        </w:tc>
        <w:tc>
          <w:tcPr>
            <w:tcW w:w="956" w:type="pct"/>
          </w:tcPr>
          <w:p w14:paraId="7E3E2FDC" w14:textId="4F25E905" w:rsidR="00762A6F" w:rsidRDefault="00762A6F"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Выбор из списка</w:t>
            </w:r>
          </w:p>
        </w:tc>
        <w:tc>
          <w:tcPr>
            <w:tcW w:w="995" w:type="pct"/>
          </w:tcPr>
          <w:p w14:paraId="32BEF9BE" w14:textId="5E6C3544" w:rsidR="00762A6F" w:rsidRPr="00420352" w:rsidRDefault="00420352" w:rsidP="001A1EE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637FBA60" w14:textId="57FE5CE1" w:rsidR="00762A6F" w:rsidRDefault="00762A6F" w:rsidP="002B06D3">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Описание графика работы.</w:t>
            </w:r>
          </w:p>
        </w:tc>
      </w:tr>
      <w:tr w:rsidR="00762A6F" w:rsidRPr="00633CE1" w14:paraId="431FB52D" w14:textId="77777777" w:rsidTr="005116DD">
        <w:tc>
          <w:tcPr>
            <w:cnfStyle w:val="001000000000" w:firstRow="0" w:lastRow="0" w:firstColumn="1" w:lastColumn="0" w:oddVBand="0" w:evenVBand="0" w:oddHBand="0" w:evenHBand="0" w:firstRowFirstColumn="0" w:firstRowLastColumn="0" w:lastRowFirstColumn="0" w:lastRowLastColumn="0"/>
            <w:tcW w:w="1369" w:type="pct"/>
          </w:tcPr>
          <w:p w14:paraId="605BF4B7" w14:textId="0A1AC471" w:rsidR="00762A6F" w:rsidRPr="00762A6F" w:rsidRDefault="00762A6F" w:rsidP="00420352">
            <w:pPr>
              <w:pStyle w:val="afa"/>
              <w:ind w:firstLine="0"/>
              <w:jc w:val="left"/>
            </w:pPr>
            <w:r>
              <w:t>Занятость</w:t>
            </w:r>
          </w:p>
        </w:tc>
        <w:tc>
          <w:tcPr>
            <w:tcW w:w="956" w:type="pct"/>
          </w:tcPr>
          <w:p w14:paraId="42C80A17" w14:textId="39462A22" w:rsidR="00762A6F" w:rsidRPr="00C93E26" w:rsidRDefault="00762A6F" w:rsidP="00762A6F">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Выбор из списка</w:t>
            </w:r>
          </w:p>
        </w:tc>
        <w:tc>
          <w:tcPr>
            <w:tcW w:w="995" w:type="pct"/>
          </w:tcPr>
          <w:p w14:paraId="0F37E6A1" w14:textId="784460A2" w:rsidR="00762A6F" w:rsidRPr="00420352" w:rsidRDefault="00420352" w:rsidP="001A1EE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6E9772E5" w14:textId="3989F4A2" w:rsidR="00762A6F" w:rsidRDefault="00762A6F" w:rsidP="002B06D3">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Описание типа занятости.</w:t>
            </w:r>
          </w:p>
        </w:tc>
      </w:tr>
      <w:tr w:rsidR="00762A6F" w:rsidRPr="00633CE1" w14:paraId="27C85E75" w14:textId="77777777" w:rsidTr="00511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6D70E2AA" w14:textId="421438E7" w:rsidR="00762A6F" w:rsidRDefault="00762A6F" w:rsidP="00420352">
            <w:pPr>
              <w:pStyle w:val="afa"/>
              <w:ind w:firstLine="0"/>
              <w:jc w:val="left"/>
            </w:pPr>
            <w:r w:rsidRPr="00762A6F">
              <w:t>Испытательный срок (месяцах)</w:t>
            </w:r>
          </w:p>
        </w:tc>
        <w:tc>
          <w:tcPr>
            <w:tcW w:w="956" w:type="pct"/>
          </w:tcPr>
          <w:p w14:paraId="1EB47265" w14:textId="0417C101" w:rsidR="00762A6F" w:rsidRPr="00C93E26" w:rsidRDefault="00762A6F" w:rsidP="00762A6F">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Число</w:t>
            </w:r>
          </w:p>
        </w:tc>
        <w:tc>
          <w:tcPr>
            <w:tcW w:w="995" w:type="pct"/>
          </w:tcPr>
          <w:p w14:paraId="0B95500E" w14:textId="723C10CC" w:rsidR="00762A6F" w:rsidRPr="00420352" w:rsidRDefault="00420352" w:rsidP="001A1EE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2B8CD7A0" w14:textId="3B8BF5F2" w:rsidR="00762A6F" w:rsidRPr="00C93E26" w:rsidRDefault="00762A6F" w:rsidP="002B06D3">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Количество месяцев на испытательном сроке.</w:t>
            </w:r>
          </w:p>
          <w:p w14:paraId="7A2CE7DF" w14:textId="5296CD88" w:rsidR="00762A6F" w:rsidRDefault="00762A6F" w:rsidP="002B06D3">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lastRenderedPageBreak/>
              <w:t xml:space="preserve">Целое число от 1 до </w:t>
            </w:r>
            <w:commentRangeStart w:id="83"/>
            <w:r w:rsidR="007C2B08">
              <w:rPr>
                <w:lang w:eastAsia="x-none"/>
              </w:rPr>
              <w:t>6</w:t>
            </w:r>
            <w:commentRangeEnd w:id="83"/>
            <w:r w:rsidR="007C2B08">
              <w:rPr>
                <w:rStyle w:val="afb"/>
                <w:rFonts w:asciiTheme="minorHAnsi" w:eastAsiaTheme="minorHAnsi" w:hAnsiTheme="minorHAnsi" w:cstheme="minorBidi"/>
                <w:lang w:eastAsia="en-US"/>
              </w:rPr>
              <w:commentReference w:id="83"/>
            </w:r>
            <w:r w:rsidRPr="00C93E26">
              <w:rPr>
                <w:lang w:eastAsia="x-none"/>
              </w:rPr>
              <w:t xml:space="preserve"> (включительно)</w:t>
            </w:r>
          </w:p>
        </w:tc>
      </w:tr>
      <w:tr w:rsidR="007C2B08" w:rsidRPr="00633CE1" w14:paraId="3F1A4122" w14:textId="77777777" w:rsidTr="005116DD">
        <w:tc>
          <w:tcPr>
            <w:cnfStyle w:val="001000000000" w:firstRow="0" w:lastRow="0" w:firstColumn="1" w:lastColumn="0" w:oddVBand="0" w:evenVBand="0" w:oddHBand="0" w:evenHBand="0" w:firstRowFirstColumn="0" w:firstRowLastColumn="0" w:lastRowFirstColumn="0" w:lastRowLastColumn="0"/>
            <w:tcW w:w="1369" w:type="pct"/>
          </w:tcPr>
          <w:p w14:paraId="19AFFA0F" w14:textId="4DAD436F" w:rsidR="007C2B08" w:rsidRPr="00762A6F" w:rsidRDefault="007C2B08" w:rsidP="00420352">
            <w:pPr>
              <w:pStyle w:val="afa"/>
              <w:ind w:firstLine="0"/>
              <w:jc w:val="left"/>
            </w:pPr>
            <w:r w:rsidRPr="007C2B08">
              <w:lastRenderedPageBreak/>
              <w:t>Наличие премирования</w:t>
            </w:r>
          </w:p>
        </w:tc>
        <w:tc>
          <w:tcPr>
            <w:tcW w:w="956" w:type="pct"/>
          </w:tcPr>
          <w:p w14:paraId="0F18D291" w14:textId="44BAB924" w:rsidR="007C2B08" w:rsidRPr="00C93E26" w:rsidRDefault="007C2B08" w:rsidP="00762A6F">
            <w:pPr>
              <w:pStyle w:val="afa"/>
              <w:ind w:firstLine="0"/>
              <w:jc w:val="left"/>
              <w:cnfStyle w:val="000000000000" w:firstRow="0" w:lastRow="0" w:firstColumn="0" w:lastColumn="0" w:oddVBand="0" w:evenVBand="0" w:oddHBand="0" w:evenHBand="0" w:firstRowFirstColumn="0" w:firstRowLastColumn="0" w:lastRowFirstColumn="0" w:lastRowLastColumn="0"/>
            </w:pPr>
            <w:commentRangeStart w:id="84"/>
            <w:r>
              <w:t>Выбор из списка</w:t>
            </w:r>
            <w:commentRangeEnd w:id="84"/>
            <w:r w:rsidR="00D350F3">
              <w:commentReference w:id="84"/>
            </w:r>
          </w:p>
        </w:tc>
        <w:tc>
          <w:tcPr>
            <w:tcW w:w="995" w:type="pct"/>
          </w:tcPr>
          <w:p w14:paraId="4652B23B" w14:textId="055D5C52" w:rsidR="007C2B08" w:rsidRPr="00420352" w:rsidRDefault="00420352" w:rsidP="001A1EE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6D8C6C0E" w14:textId="044E88D2" w:rsidR="007C2B08" w:rsidRDefault="007C2B08" w:rsidP="002B06D3">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Описание возможности премирования сотрудника.</w:t>
            </w:r>
          </w:p>
        </w:tc>
      </w:tr>
    </w:tbl>
    <w:p w14:paraId="587CE52C" w14:textId="77777777" w:rsidR="005116DD" w:rsidRDefault="005116DD" w:rsidP="005116DD">
      <w:pPr>
        <w:pStyle w:val="afa"/>
      </w:pPr>
    </w:p>
    <w:p w14:paraId="756D3698" w14:textId="7E57CA7F" w:rsidR="005116DD" w:rsidRDefault="005116DD" w:rsidP="00FC0CFD">
      <w:pPr>
        <w:pStyle w:val="afa"/>
      </w:pPr>
      <w:r w:rsidRPr="00C82671">
        <w:t xml:space="preserve">Для сохранения заявки в статусе «Черновик» </w:t>
      </w:r>
      <w:r>
        <w:t>Читателю</w:t>
      </w:r>
      <w:r w:rsidRPr="00C82671">
        <w:t xml:space="preserve"> необходимо нажать кнопку «Сохранить как черновик».</w:t>
      </w:r>
      <w:r w:rsidRPr="00294FB2">
        <w:t xml:space="preserve"> </w:t>
      </w:r>
      <w:r>
        <w:t xml:space="preserve">Обязательные поля не являются обязательными для сохранения черновика.  Читателю должно отобразиться уведомление в сплывающем окне – «Спасибо, Ваш черновик успешно сохранен» после чего, Система должна отобразить карточку заявки в статусе </w:t>
      </w:r>
      <w:r w:rsidRPr="00C82671">
        <w:t>«Черновик»</w:t>
      </w:r>
      <w:r>
        <w:t>.</w:t>
      </w:r>
    </w:p>
    <w:p w14:paraId="4B4AA942" w14:textId="11AFD09F" w:rsidR="00FC0CFD" w:rsidRDefault="00FC0CFD" w:rsidP="00FC0CFD">
      <w:pPr>
        <w:pStyle w:val="afa"/>
      </w:pPr>
      <w:r>
        <w:t xml:space="preserve">Отправление заявки в обработку должно быть осуществлено с помощью кнопки </w:t>
      </w:r>
      <w:r w:rsidRPr="00C82671">
        <w:t>«Отправить</w:t>
      </w:r>
      <w:r>
        <w:t xml:space="preserve"> заявку</w:t>
      </w:r>
      <w:r w:rsidRPr="00C82671">
        <w:t>»</w:t>
      </w:r>
      <w:r>
        <w:t xml:space="preserve"> при условии, что все обязательные поля были заполнены Автором заявки. </w:t>
      </w:r>
    </w:p>
    <w:p w14:paraId="7BB8478A" w14:textId="0E30AFA6" w:rsidR="00FC0CFD" w:rsidRDefault="00FC0CFD" w:rsidP="00FC0CFD">
      <w:pPr>
        <w:pStyle w:val="afa"/>
      </w:pPr>
      <w:r>
        <w:t xml:space="preserve"> При попытке отправить заявку с незаполненными обязательными полями, система должна выдавать сообщение в сплывающем окне об ошибке – «Для сохранения карточки необходимо заполнить обязательное поле </w:t>
      </w:r>
      <w:r w:rsidRPr="00C277A4">
        <w:t>[</w:t>
      </w:r>
      <w:r>
        <w:t>название поля</w:t>
      </w:r>
      <w:r w:rsidRPr="00C277A4">
        <w:t>]</w:t>
      </w:r>
      <w:r>
        <w:t>»</w:t>
      </w:r>
    </w:p>
    <w:p w14:paraId="30662B78" w14:textId="05B7BE73" w:rsidR="00FC0CFD" w:rsidRPr="000915EF" w:rsidRDefault="00FC0CFD" w:rsidP="00FC0CFD">
      <w:pPr>
        <w:pStyle w:val="afa"/>
      </w:pPr>
      <w:r>
        <w:t>После того как пользователь нажал на кнопку</w:t>
      </w:r>
      <w:r w:rsidRPr="00C82671">
        <w:t xml:space="preserve"> «Отправить</w:t>
      </w:r>
      <w:r>
        <w:t xml:space="preserve"> заявку</w:t>
      </w:r>
      <w:r w:rsidRPr="00C82671">
        <w:t xml:space="preserve">», заявка </w:t>
      </w:r>
      <w:r>
        <w:t xml:space="preserve">должна </w:t>
      </w:r>
      <w:r w:rsidRPr="00C82671">
        <w:t xml:space="preserve">сохранится в статусе «На </w:t>
      </w:r>
      <w:r>
        <w:t>рассмотрении</w:t>
      </w:r>
      <w:r w:rsidRPr="00C82671">
        <w:t>»</w:t>
      </w:r>
      <w:r>
        <w:t>.</w:t>
      </w:r>
      <w:r w:rsidRPr="00294FB2">
        <w:t xml:space="preserve"> </w:t>
      </w:r>
      <w:r>
        <w:t xml:space="preserve">Пользователю должно отобразиться уведомление «Спасибо, Ваша заявка успешно отправлена» после чего, Система должна отобразить страницу </w:t>
      </w:r>
      <w:r w:rsidRPr="00F65D29">
        <w:t xml:space="preserve">«Заявки на </w:t>
      </w:r>
      <w:r>
        <w:t>подбор персонала</w:t>
      </w:r>
      <w:r w:rsidRPr="00F65D29">
        <w:t>»</w:t>
      </w:r>
      <w:r w:rsidR="00EB74CE">
        <w:t xml:space="preserve"> и отправить уведомление Аккаунту о поступлении новой заявки.</w:t>
      </w:r>
    </w:p>
    <w:p w14:paraId="46EC1877" w14:textId="6ECA3C1A" w:rsidR="005116DD" w:rsidRDefault="005116DD" w:rsidP="0041792E">
      <w:pPr>
        <w:pStyle w:val="afa"/>
      </w:pPr>
      <w:r w:rsidRPr="000915EF">
        <w:t>При нажатии на кнопку «</w:t>
      </w:r>
      <w:r w:rsidR="00D350F3">
        <w:t>Закрыть</w:t>
      </w:r>
      <w:r w:rsidRPr="000915EF">
        <w:t>»</w:t>
      </w:r>
      <w:r w:rsidR="00D350F3">
        <w:t xml:space="preserve"> или «Х»</w:t>
      </w:r>
      <w:r w:rsidRPr="000915EF">
        <w:t xml:space="preserve"> Система должна запросить подтверждения действия пользователя</w:t>
      </w:r>
      <w:r>
        <w:t>, если какие-то данные были введены в форму.</w:t>
      </w:r>
      <w:r w:rsidRPr="000915EF">
        <w:t xml:space="preserve"> </w:t>
      </w:r>
      <w:r>
        <w:t>П</w:t>
      </w:r>
      <w:r w:rsidRPr="000915EF">
        <w:t xml:space="preserve">осле получения </w:t>
      </w:r>
      <w:r>
        <w:t xml:space="preserve">подтверждения форма должна </w:t>
      </w:r>
      <w:r w:rsidRPr="000915EF">
        <w:t xml:space="preserve">закрыться, а </w:t>
      </w:r>
      <w:r>
        <w:t xml:space="preserve">Система должна отобразить страницу </w:t>
      </w:r>
      <w:r w:rsidRPr="00F65D29">
        <w:t xml:space="preserve">«Заявки на </w:t>
      </w:r>
      <w:r w:rsidR="0041792E">
        <w:t>подбор персонала</w:t>
      </w:r>
      <w:r w:rsidRPr="00F65D29">
        <w:t>»</w:t>
      </w:r>
      <w:r>
        <w:t>.</w:t>
      </w:r>
    </w:p>
    <w:p w14:paraId="11F9C037" w14:textId="3080683C" w:rsidR="000B1601" w:rsidRDefault="000B1601" w:rsidP="00276D9D">
      <w:pPr>
        <w:pStyle w:val="afa"/>
        <w:rPr>
          <w:strike/>
        </w:rPr>
      </w:pPr>
    </w:p>
    <w:p w14:paraId="492B98AB" w14:textId="77777777" w:rsidR="00E661E7" w:rsidRPr="00633CE1" w:rsidRDefault="00E661E7" w:rsidP="00276D9D">
      <w:pPr>
        <w:pStyle w:val="afa"/>
        <w:rPr>
          <w:strike/>
        </w:rPr>
      </w:pPr>
    </w:p>
    <w:p w14:paraId="6AD8CCDE" w14:textId="7C3EE004" w:rsidR="002D3F37" w:rsidRPr="00633CE1" w:rsidRDefault="007C2B08" w:rsidP="00EF45D8">
      <w:pPr>
        <w:pStyle w:val="afa"/>
        <w:keepNext/>
        <w:jc w:val="center"/>
        <w:rPr>
          <w:strike/>
        </w:rPr>
      </w:pPr>
      <w:r>
        <w:rPr>
          <w:strike/>
          <w:noProof/>
        </w:rPr>
        <w:lastRenderedPageBreak/>
        <w:drawing>
          <wp:inline distT="0" distB="0" distL="0" distR="0" wp14:anchorId="1324E7AD" wp14:editId="52323855">
            <wp:extent cx="4421403" cy="7057657"/>
            <wp:effectExtent l="0" t="0" r="0" b="0"/>
            <wp:docPr id="1303672243" name="Рисунок 130367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243" name="Рисунок 130367224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1403" cy="7057657"/>
                    </a:xfrm>
                    <a:prstGeom prst="rect">
                      <a:avLst/>
                    </a:prstGeom>
                  </pic:spPr>
                </pic:pic>
              </a:graphicData>
            </a:graphic>
          </wp:inline>
        </w:drawing>
      </w:r>
    </w:p>
    <w:p w14:paraId="251C6E16" w14:textId="3F4209A1" w:rsidR="00505D19" w:rsidRDefault="002D3F37" w:rsidP="00EF45D8">
      <w:pPr>
        <w:pStyle w:val="aff0"/>
      </w:pPr>
      <w:r w:rsidRPr="007153AD">
        <w:t xml:space="preserve">Рисунок </w:t>
      </w:r>
      <w:r w:rsidR="0040354F">
        <w:fldChar w:fldCharType="begin"/>
      </w:r>
      <w:r w:rsidR="0040354F">
        <w:instrText xml:space="preserve"> SEQ Рисунок \* ARABIC </w:instrText>
      </w:r>
      <w:r w:rsidR="0040354F">
        <w:fldChar w:fldCharType="separate"/>
      </w:r>
      <w:r w:rsidR="00A53570">
        <w:rPr>
          <w:noProof/>
        </w:rPr>
        <w:t>7</w:t>
      </w:r>
      <w:r w:rsidR="0040354F">
        <w:fldChar w:fldCharType="end"/>
      </w:r>
      <w:r w:rsidRPr="007153AD">
        <w:t xml:space="preserve">. Карточка «Создание заявки на </w:t>
      </w:r>
      <w:r w:rsidR="007153AD">
        <w:rPr>
          <w:lang w:val="ru-RU"/>
        </w:rPr>
        <w:t>подбор персонала</w:t>
      </w:r>
      <w:r w:rsidRPr="007153AD">
        <w:t>»</w:t>
      </w:r>
    </w:p>
    <w:p w14:paraId="48E860F0" w14:textId="15DBAEEE" w:rsidR="001C3EE0" w:rsidRDefault="001C3EE0" w:rsidP="001C3EE0">
      <w:pPr>
        <w:rPr>
          <w:lang w:val="x-none" w:eastAsia="x-none"/>
        </w:rPr>
      </w:pPr>
    </w:p>
    <w:p w14:paraId="27D2AED6" w14:textId="588A216E" w:rsidR="001C3EE0" w:rsidRDefault="001C3EE0" w:rsidP="001C3EE0">
      <w:pPr>
        <w:rPr>
          <w:lang w:val="x-none" w:eastAsia="x-none"/>
        </w:rPr>
      </w:pPr>
    </w:p>
    <w:p w14:paraId="6BA8F656" w14:textId="00C72778" w:rsidR="00FE7BBF" w:rsidRDefault="00FE7BBF" w:rsidP="00E25FC5">
      <w:pPr>
        <w:pStyle w:val="2"/>
        <w:numPr>
          <w:ilvl w:val="1"/>
          <w:numId w:val="27"/>
        </w:numPr>
        <w:rPr>
          <w:lang w:val="ru-RU"/>
        </w:rPr>
      </w:pPr>
      <w:bookmarkStart w:id="85" w:name="_Toc79400126"/>
      <w:r w:rsidRPr="00716832">
        <w:t xml:space="preserve">Карточка заявки на </w:t>
      </w:r>
      <w:r w:rsidRPr="00FE7BBF">
        <w:rPr>
          <w:lang w:val="ru-RU"/>
        </w:rPr>
        <w:t>подбор персонала</w:t>
      </w:r>
      <w:bookmarkEnd w:id="85"/>
    </w:p>
    <w:p w14:paraId="3DDC72CB" w14:textId="750DF56D" w:rsidR="009458CE" w:rsidRDefault="009458CE" w:rsidP="009458CE">
      <w:pPr>
        <w:pStyle w:val="afa"/>
      </w:pPr>
      <w:r>
        <w:t>Карточка заявки должна быть доступна пользовател</w:t>
      </w:r>
      <w:r w:rsidR="006A576B">
        <w:t>ям</w:t>
      </w:r>
      <w:r>
        <w:t xml:space="preserve"> сразу после ее создания в системе</w:t>
      </w:r>
      <w:r w:rsidRPr="0066701B">
        <w:t>.</w:t>
      </w:r>
    </w:p>
    <w:p w14:paraId="4D2CB0C9" w14:textId="77777777" w:rsidR="009458CE" w:rsidRDefault="009458CE" w:rsidP="009458CE">
      <w:pPr>
        <w:pStyle w:val="afa"/>
      </w:pPr>
    </w:p>
    <w:p w14:paraId="4686DD18" w14:textId="77777777" w:rsidR="009458CE" w:rsidRPr="0066701B" w:rsidRDefault="009458CE" w:rsidP="009458CE">
      <w:pPr>
        <w:pStyle w:val="afa"/>
      </w:pPr>
    </w:p>
    <w:p w14:paraId="3EDCC5E6" w14:textId="338D5980" w:rsidR="009458CE" w:rsidRDefault="009458CE" w:rsidP="009458CE">
      <w:pPr>
        <w:pStyle w:val="afa"/>
      </w:pPr>
      <w:r>
        <w:lastRenderedPageBreak/>
        <w:t>Карточка заявки визуально должна разбиваться на информационные блоки:</w:t>
      </w:r>
    </w:p>
    <w:p w14:paraId="36A0DCC6" w14:textId="7FA7D19A" w:rsidR="009458CE" w:rsidRDefault="009458CE" w:rsidP="00E25FC5">
      <w:pPr>
        <w:pStyle w:val="afa"/>
        <w:numPr>
          <w:ilvl w:val="0"/>
          <w:numId w:val="25"/>
        </w:numPr>
      </w:pPr>
      <w:r>
        <w:t>Общая информация по заявке;</w:t>
      </w:r>
    </w:p>
    <w:p w14:paraId="54427810" w14:textId="4318EBD3" w:rsidR="009458CE" w:rsidRDefault="009458CE" w:rsidP="00E25FC5">
      <w:pPr>
        <w:pStyle w:val="afa"/>
        <w:numPr>
          <w:ilvl w:val="0"/>
          <w:numId w:val="24"/>
        </w:numPr>
      </w:pPr>
      <w:r w:rsidRPr="00716832">
        <w:t>Общая информация по вакансии</w:t>
      </w:r>
      <w:r w:rsidR="00AA1395">
        <w:t>. (поля заполняются при создании карточки Автором)</w:t>
      </w:r>
      <w:r>
        <w:t>;</w:t>
      </w:r>
    </w:p>
    <w:p w14:paraId="1504D961" w14:textId="707CE334" w:rsidR="009458CE" w:rsidRDefault="009458CE" w:rsidP="00E25FC5">
      <w:pPr>
        <w:pStyle w:val="afa"/>
        <w:numPr>
          <w:ilvl w:val="0"/>
          <w:numId w:val="24"/>
        </w:numPr>
      </w:pPr>
      <w:r w:rsidRPr="00716832">
        <w:t>Требования к компетентности сотрудника</w:t>
      </w:r>
      <w:r w:rsidR="00AA1395">
        <w:t>. (поля заполняются при создании карточки Автором)</w:t>
      </w:r>
      <w:r>
        <w:t>;</w:t>
      </w:r>
    </w:p>
    <w:p w14:paraId="7614105D" w14:textId="50AF4390" w:rsidR="009458CE" w:rsidRPr="0066701B" w:rsidRDefault="009458CE" w:rsidP="00E25FC5">
      <w:pPr>
        <w:pStyle w:val="afa"/>
        <w:numPr>
          <w:ilvl w:val="0"/>
          <w:numId w:val="24"/>
        </w:numPr>
      </w:pPr>
      <w:r>
        <w:t xml:space="preserve">Информация </w:t>
      </w:r>
      <w:r>
        <w:rPr>
          <w:lang w:val="en-US"/>
        </w:rPr>
        <w:t>HR</w:t>
      </w:r>
      <w:r w:rsidR="006A576B">
        <w:t>.</w:t>
      </w:r>
    </w:p>
    <w:p w14:paraId="535EE310" w14:textId="7A39C9C1" w:rsidR="0040354F" w:rsidRDefault="0040354F" w:rsidP="006A576B">
      <w:pPr>
        <w:rPr>
          <w:lang w:val="x-none" w:eastAsia="x-none"/>
        </w:rPr>
      </w:pPr>
    </w:p>
    <w:p w14:paraId="15FDF55D" w14:textId="0A4672D6" w:rsidR="0040354F" w:rsidRPr="00752860" w:rsidRDefault="0040354F" w:rsidP="0040354F">
      <w:pPr>
        <w:pStyle w:val="3"/>
        <w:rPr>
          <w:lang w:val="ru-RU"/>
        </w:rPr>
      </w:pPr>
      <w:bookmarkStart w:id="86" w:name="_Toc79400127"/>
      <w:r>
        <w:t>Общая информация по заявке</w:t>
      </w:r>
      <w:bookmarkEnd w:id="86"/>
    </w:p>
    <w:p w14:paraId="4BB02F5E" w14:textId="4AFBFB3B" w:rsidR="00752860" w:rsidRDefault="00752860" w:rsidP="00752860">
      <w:pPr>
        <w:pStyle w:val="afa"/>
      </w:pPr>
      <w:r>
        <w:t xml:space="preserve">В этом информационном блоке должны отображаться общие сведения </w:t>
      </w:r>
      <w:r w:rsidR="00C7729A">
        <w:t>о</w:t>
      </w:r>
      <w:r>
        <w:t xml:space="preserve"> заявке</w:t>
      </w:r>
      <w:r w:rsidR="006A576B">
        <w:t xml:space="preserve"> на подбор персонала</w:t>
      </w:r>
      <w:r>
        <w:t>:</w:t>
      </w:r>
    </w:p>
    <w:tbl>
      <w:tblPr>
        <w:tblStyle w:val="25"/>
        <w:tblW w:w="5000" w:type="pct"/>
        <w:tblLook w:val="04A0" w:firstRow="1" w:lastRow="0" w:firstColumn="1" w:lastColumn="0" w:noHBand="0" w:noVBand="1"/>
      </w:tblPr>
      <w:tblGrid>
        <w:gridCol w:w="2619"/>
        <w:gridCol w:w="3051"/>
        <w:gridCol w:w="3967"/>
      </w:tblGrid>
      <w:tr w:rsidR="00752860" w:rsidRPr="00633CE1" w14:paraId="21971344"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pct"/>
            <w:shd w:val="clear" w:color="auto" w:fill="D0CECE" w:themeFill="background2" w:themeFillShade="E6"/>
          </w:tcPr>
          <w:p w14:paraId="7F0B4202" w14:textId="77777777" w:rsidR="00752860" w:rsidRPr="002D3320" w:rsidRDefault="00752860" w:rsidP="00A76D49">
            <w:pPr>
              <w:pStyle w:val="afa"/>
              <w:ind w:firstLine="0"/>
              <w:jc w:val="left"/>
              <w:rPr>
                <w:lang w:eastAsia="x-none"/>
              </w:rPr>
            </w:pPr>
            <w:r>
              <w:t xml:space="preserve">Название </w:t>
            </w:r>
            <w:r w:rsidRPr="00B52ECE">
              <w:t>атрибута</w:t>
            </w:r>
          </w:p>
        </w:tc>
        <w:tc>
          <w:tcPr>
            <w:tcW w:w="1583" w:type="pct"/>
            <w:shd w:val="clear" w:color="auto" w:fill="D0CECE" w:themeFill="background2" w:themeFillShade="E6"/>
          </w:tcPr>
          <w:p w14:paraId="6DF03DB6" w14:textId="77777777" w:rsidR="00752860" w:rsidRPr="002D3320" w:rsidRDefault="00752860"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sidRPr="00B52ECE">
              <w:t>Название поля в БД</w:t>
            </w:r>
          </w:p>
        </w:tc>
        <w:tc>
          <w:tcPr>
            <w:tcW w:w="2058" w:type="pct"/>
            <w:shd w:val="clear" w:color="auto" w:fill="D0CECE" w:themeFill="background2" w:themeFillShade="E6"/>
          </w:tcPr>
          <w:p w14:paraId="347C5A0A" w14:textId="77777777" w:rsidR="00752860" w:rsidRPr="002D3320" w:rsidRDefault="00752860" w:rsidP="00A76D49">
            <w:pPr>
              <w:pStyle w:val="afa"/>
              <w:ind w:firstLine="0"/>
              <w:cnfStyle w:val="100000000000" w:firstRow="1" w:lastRow="0" w:firstColumn="0" w:lastColumn="0" w:oddVBand="0" w:evenVBand="0" w:oddHBand="0" w:evenHBand="0" w:firstRowFirstColumn="0" w:firstRowLastColumn="0" w:lastRowFirstColumn="0" w:lastRowLastColumn="0"/>
              <w:rPr>
                <w:lang w:eastAsia="x-none"/>
              </w:rPr>
            </w:pPr>
            <w:r>
              <w:rPr>
                <w:lang w:eastAsia="x-none"/>
              </w:rPr>
              <w:t>Дополнительно</w:t>
            </w:r>
          </w:p>
        </w:tc>
      </w:tr>
      <w:tr w:rsidR="00752860" w:rsidRPr="00633CE1" w14:paraId="0739D9DD"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3BCAE52E" w14:textId="77777777" w:rsidR="00752860" w:rsidRPr="002D3320" w:rsidRDefault="00752860" w:rsidP="00A76D49">
            <w:r>
              <w:rPr>
                <w:sz w:val="24"/>
                <w:szCs w:val="24"/>
              </w:rPr>
              <w:t>Номер заявки</w:t>
            </w:r>
          </w:p>
        </w:tc>
        <w:tc>
          <w:tcPr>
            <w:tcW w:w="1583" w:type="pct"/>
          </w:tcPr>
          <w:p w14:paraId="71C6E881" w14:textId="77777777" w:rsidR="00752860" w:rsidRPr="002D3320" w:rsidRDefault="00752860"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Номер заявки</w:t>
            </w:r>
          </w:p>
        </w:tc>
        <w:tc>
          <w:tcPr>
            <w:tcW w:w="2058" w:type="pct"/>
          </w:tcPr>
          <w:p w14:paraId="76D2920C" w14:textId="77777777" w:rsidR="00752860" w:rsidRPr="002D332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752860" w:rsidRPr="00633CE1" w14:paraId="0CD1BEB4"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51679E5E" w14:textId="77777777" w:rsidR="00752860" w:rsidRPr="002D3320" w:rsidRDefault="00752860" w:rsidP="00A76D49">
            <w:pPr>
              <w:pStyle w:val="afa"/>
              <w:ind w:firstLine="0"/>
            </w:pPr>
            <w:r w:rsidRPr="00B52ECE">
              <w:t>Дата заявки</w:t>
            </w:r>
          </w:p>
        </w:tc>
        <w:tc>
          <w:tcPr>
            <w:tcW w:w="1583" w:type="pct"/>
          </w:tcPr>
          <w:p w14:paraId="0F336700" w14:textId="77777777" w:rsidR="00752860" w:rsidRPr="002D3320" w:rsidRDefault="00752860"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Дата создания заявки</w:t>
            </w:r>
          </w:p>
        </w:tc>
        <w:tc>
          <w:tcPr>
            <w:tcW w:w="2058" w:type="pct"/>
          </w:tcPr>
          <w:p w14:paraId="42031F3A" w14:textId="77777777" w:rsidR="00752860" w:rsidRPr="002D3320" w:rsidRDefault="00752860"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r w:rsidR="00752860" w:rsidRPr="00633CE1" w14:paraId="498B6104"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658DAF91" w14:textId="77777777" w:rsidR="00752860" w:rsidRDefault="00752860" w:rsidP="00A76D49">
            <w:pPr>
              <w:pStyle w:val="afa"/>
              <w:ind w:firstLine="0"/>
            </w:pPr>
            <w:r w:rsidRPr="00B52ECE">
              <w:t>Статус заявки</w:t>
            </w:r>
          </w:p>
        </w:tc>
        <w:tc>
          <w:tcPr>
            <w:tcW w:w="1583" w:type="pct"/>
          </w:tcPr>
          <w:p w14:paraId="07954604" w14:textId="77777777" w:rsidR="00752860" w:rsidRPr="002D332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Статус заявки</w:t>
            </w:r>
          </w:p>
        </w:tc>
        <w:tc>
          <w:tcPr>
            <w:tcW w:w="2058" w:type="pct"/>
          </w:tcPr>
          <w:p w14:paraId="04ABAFFE" w14:textId="77777777" w:rsidR="0075286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r w:rsidR="00752860" w:rsidRPr="00633CE1" w14:paraId="7F10BA00"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0315A3B5" w14:textId="2963459F" w:rsidR="00752860" w:rsidRPr="00107833" w:rsidRDefault="00752860" w:rsidP="00A76D49">
            <w:pPr>
              <w:pStyle w:val="afa"/>
              <w:ind w:firstLine="0"/>
            </w:pPr>
            <w:r>
              <w:t>Текстовое сопровождение статуса</w:t>
            </w:r>
          </w:p>
        </w:tc>
        <w:tc>
          <w:tcPr>
            <w:tcW w:w="1583" w:type="pct"/>
          </w:tcPr>
          <w:p w14:paraId="703614A4" w14:textId="3592EE7D" w:rsidR="00752860" w:rsidRPr="002D3320" w:rsidRDefault="00752860"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t>Текстовое сопровождение статуса</w:t>
            </w:r>
          </w:p>
        </w:tc>
        <w:tc>
          <w:tcPr>
            <w:tcW w:w="2058" w:type="pct"/>
          </w:tcPr>
          <w:p w14:paraId="65C2D921" w14:textId="55AB0304" w:rsidR="00752860" w:rsidRDefault="00752860"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Зависит от статуса заявки. Указано в таблице</w:t>
            </w:r>
            <w:r w:rsidR="006A576B">
              <w:rPr>
                <w:lang w:eastAsia="x-none"/>
              </w:rPr>
              <w:t xml:space="preserve"> №</w:t>
            </w:r>
            <w:r>
              <w:rPr>
                <w:lang w:eastAsia="x-none"/>
              </w:rPr>
              <w:t xml:space="preserve"> 12</w:t>
            </w:r>
          </w:p>
        </w:tc>
      </w:tr>
      <w:tr w:rsidR="00752860" w:rsidRPr="00633CE1" w14:paraId="01C4678B"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3FBC8B3C" w14:textId="52FBC99E" w:rsidR="00752860" w:rsidRPr="00421F92" w:rsidRDefault="00752860" w:rsidP="00A76D49">
            <w:pPr>
              <w:pStyle w:val="afa"/>
              <w:ind w:firstLine="0"/>
            </w:pPr>
            <w:r w:rsidRPr="00B52ECE">
              <w:t>Исполнитель</w:t>
            </w:r>
            <w:r>
              <w:t xml:space="preserve"> заявки в текущем статусе</w:t>
            </w:r>
          </w:p>
        </w:tc>
        <w:tc>
          <w:tcPr>
            <w:tcW w:w="1583" w:type="pct"/>
          </w:tcPr>
          <w:p w14:paraId="3F3652BD" w14:textId="7B802579" w:rsidR="00752860" w:rsidRPr="002D3320" w:rsidRDefault="00767191"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Пользователь</w:t>
            </w:r>
          </w:p>
        </w:tc>
        <w:tc>
          <w:tcPr>
            <w:tcW w:w="2058" w:type="pct"/>
          </w:tcPr>
          <w:p w14:paraId="31752D0F" w14:textId="2CABFE6F" w:rsidR="00BC6123" w:rsidRDefault="00BC6123"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Название поля не отображается. Отображается только ФИО пользователя.</w:t>
            </w:r>
          </w:p>
          <w:p w14:paraId="2211039D" w14:textId="42B19385" w:rsidR="0075286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пользователя</w:t>
            </w:r>
          </w:p>
        </w:tc>
      </w:tr>
      <w:tr w:rsidR="00752860" w:rsidRPr="00633CE1" w14:paraId="0B038D01"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51C7642B" w14:textId="434D1917" w:rsidR="00752860" w:rsidRPr="00B52ECE" w:rsidRDefault="00752860" w:rsidP="00A76D49">
            <w:pPr>
              <w:pStyle w:val="afa"/>
              <w:ind w:firstLine="0"/>
            </w:pPr>
            <w:r>
              <w:t>Автор заявки</w:t>
            </w:r>
          </w:p>
        </w:tc>
        <w:tc>
          <w:tcPr>
            <w:tcW w:w="1583" w:type="pct"/>
          </w:tcPr>
          <w:p w14:paraId="695AB3B0" w14:textId="2DDFA8AB" w:rsidR="00752860" w:rsidRDefault="00752860"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Автор заявки</w:t>
            </w:r>
          </w:p>
        </w:tc>
        <w:tc>
          <w:tcPr>
            <w:tcW w:w="2058" w:type="pct"/>
          </w:tcPr>
          <w:p w14:paraId="57AC609F" w14:textId="277D064B" w:rsidR="00752860" w:rsidRDefault="00752860"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Является ссылкой на пользователя</w:t>
            </w:r>
          </w:p>
        </w:tc>
      </w:tr>
      <w:tr w:rsidR="00752860" w:rsidRPr="00633CE1" w14:paraId="00D33D35"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7FBFDCC5" w14:textId="308EC595" w:rsidR="00752860" w:rsidRPr="00B52ECE" w:rsidRDefault="00752860" w:rsidP="00A76D49">
            <w:pPr>
              <w:pStyle w:val="afa"/>
              <w:ind w:firstLine="0"/>
            </w:pPr>
            <w:r>
              <w:t>Аккаунт</w:t>
            </w:r>
          </w:p>
        </w:tc>
        <w:tc>
          <w:tcPr>
            <w:tcW w:w="1583" w:type="pct"/>
          </w:tcPr>
          <w:p w14:paraId="7E855C09" w14:textId="44E5AEDD" w:rsidR="0075286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Аккаунт</w:t>
            </w:r>
          </w:p>
        </w:tc>
        <w:tc>
          <w:tcPr>
            <w:tcW w:w="2058" w:type="pct"/>
          </w:tcPr>
          <w:p w14:paraId="5D28C9D1" w14:textId="75588EFD" w:rsidR="0075286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пользователя</w:t>
            </w:r>
          </w:p>
        </w:tc>
      </w:tr>
      <w:tr w:rsidR="00752860" w:rsidRPr="00633CE1" w14:paraId="7F9D621E"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6DE16E2D" w14:textId="4AFF246D" w:rsidR="00752860" w:rsidRPr="00B52ECE" w:rsidRDefault="00752860" w:rsidP="00A76D49">
            <w:pPr>
              <w:pStyle w:val="afa"/>
              <w:ind w:firstLine="0"/>
            </w:pPr>
            <w:r>
              <w:t>Рекрутер</w:t>
            </w:r>
          </w:p>
        </w:tc>
        <w:tc>
          <w:tcPr>
            <w:tcW w:w="1583" w:type="pct"/>
          </w:tcPr>
          <w:p w14:paraId="7C4CB632" w14:textId="25EDB8AC" w:rsidR="00752860" w:rsidRDefault="00752860"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Рекрутер</w:t>
            </w:r>
          </w:p>
        </w:tc>
        <w:tc>
          <w:tcPr>
            <w:tcW w:w="2058" w:type="pct"/>
          </w:tcPr>
          <w:p w14:paraId="25F69420" w14:textId="15A9FF17" w:rsidR="00752860" w:rsidRDefault="00752860"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Является ссылкой на пользователя</w:t>
            </w:r>
          </w:p>
        </w:tc>
      </w:tr>
      <w:tr w:rsidR="00752860" w:rsidRPr="00633CE1" w14:paraId="4160CF9D"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524372A3" w14:textId="14B1E695" w:rsidR="00752860" w:rsidRDefault="00752860" w:rsidP="00A76D49">
            <w:pPr>
              <w:pStyle w:val="afa"/>
              <w:ind w:firstLine="0"/>
            </w:pPr>
            <w:r>
              <w:t>Дата начала подбора</w:t>
            </w:r>
          </w:p>
        </w:tc>
        <w:tc>
          <w:tcPr>
            <w:tcW w:w="1583" w:type="pct"/>
          </w:tcPr>
          <w:p w14:paraId="0091AB10" w14:textId="708DD188" w:rsidR="0075286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Дата начала подбора</w:t>
            </w:r>
          </w:p>
        </w:tc>
        <w:tc>
          <w:tcPr>
            <w:tcW w:w="2058" w:type="pct"/>
          </w:tcPr>
          <w:p w14:paraId="6F5C421A" w14:textId="502F6E99" w:rsidR="00752860" w:rsidRDefault="00752860"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Определяется</w:t>
            </w:r>
            <w:r w:rsidR="00BC6123">
              <w:rPr>
                <w:lang w:eastAsia="x-none"/>
              </w:rPr>
              <w:t xml:space="preserve"> Системой</w:t>
            </w:r>
            <w:r>
              <w:rPr>
                <w:lang w:eastAsia="x-none"/>
              </w:rPr>
              <w:t xml:space="preserve"> как дата присвоения заявк</w:t>
            </w:r>
            <w:r w:rsidR="00BC6123">
              <w:rPr>
                <w:lang w:eastAsia="x-none"/>
              </w:rPr>
              <w:t>е</w:t>
            </w:r>
            <w:r>
              <w:rPr>
                <w:lang w:eastAsia="x-none"/>
              </w:rPr>
              <w:t xml:space="preserve"> статуса «На исполнении»</w:t>
            </w:r>
          </w:p>
        </w:tc>
      </w:tr>
    </w:tbl>
    <w:p w14:paraId="2AAA0BDA" w14:textId="101D8795" w:rsidR="00752860" w:rsidRDefault="00752860" w:rsidP="00752860">
      <w:pPr>
        <w:pStyle w:val="afa"/>
      </w:pPr>
    </w:p>
    <w:p w14:paraId="39E7A53D" w14:textId="77777777" w:rsidR="00DB1B19" w:rsidRDefault="00752860" w:rsidP="00DB1B19">
      <w:pPr>
        <w:pStyle w:val="afa"/>
        <w:keepNext/>
        <w:jc w:val="center"/>
      </w:pPr>
      <w:r w:rsidRPr="00752860">
        <w:rPr>
          <w:noProof/>
        </w:rPr>
        <w:lastRenderedPageBreak/>
        <w:drawing>
          <wp:inline distT="0" distB="0" distL="0" distR="0" wp14:anchorId="50B09AE1" wp14:editId="1585A401">
            <wp:extent cx="6119495" cy="1350645"/>
            <wp:effectExtent l="0" t="0" r="0" b="1905"/>
            <wp:docPr id="1303672247" name="Рисунок 130367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1350645"/>
                    </a:xfrm>
                    <a:prstGeom prst="rect">
                      <a:avLst/>
                    </a:prstGeom>
                  </pic:spPr>
                </pic:pic>
              </a:graphicData>
            </a:graphic>
          </wp:inline>
        </w:drawing>
      </w:r>
    </w:p>
    <w:p w14:paraId="57E71A65" w14:textId="2A8ED5C6" w:rsidR="00752860" w:rsidRDefault="00DB1B19" w:rsidP="00DB1B19">
      <w:pPr>
        <w:pStyle w:val="aff0"/>
      </w:pPr>
      <w:r>
        <w:t xml:space="preserve">Рисунок </w:t>
      </w:r>
      <w:r>
        <w:fldChar w:fldCharType="begin"/>
      </w:r>
      <w:r>
        <w:instrText xml:space="preserve"> SEQ Рисунок \* ARABIC </w:instrText>
      </w:r>
      <w:r>
        <w:fldChar w:fldCharType="separate"/>
      </w:r>
      <w:r w:rsidR="00A53570">
        <w:rPr>
          <w:noProof/>
        </w:rPr>
        <w:t>8</w:t>
      </w:r>
      <w:r>
        <w:fldChar w:fldCharType="end"/>
      </w:r>
      <w:r>
        <w:t>. Общая информация по заявке.</w:t>
      </w:r>
    </w:p>
    <w:p w14:paraId="45E12251" w14:textId="5EEE2290" w:rsidR="00752860" w:rsidRDefault="00752860" w:rsidP="00752860">
      <w:pPr>
        <w:pStyle w:val="afa"/>
      </w:pPr>
    </w:p>
    <w:p w14:paraId="70B0D902" w14:textId="77777777" w:rsidR="00752860" w:rsidRDefault="00752860" w:rsidP="00752860">
      <w:pPr>
        <w:pStyle w:val="afa"/>
      </w:pPr>
    </w:p>
    <w:p w14:paraId="4C7D45EF" w14:textId="1D6451E5" w:rsidR="00752860" w:rsidRDefault="00752860" w:rsidP="00A53570">
      <w:pPr>
        <w:pStyle w:val="af5"/>
      </w:pPr>
      <w:r>
        <w:t xml:space="preserve">Таблица </w:t>
      </w:r>
      <w:r>
        <w:fldChar w:fldCharType="begin"/>
      </w:r>
      <w:r>
        <w:instrText>SEQ Таблица \* ARABIC</w:instrText>
      </w:r>
      <w:r>
        <w:fldChar w:fldCharType="separate"/>
      </w:r>
      <w:r w:rsidR="00074981">
        <w:rPr>
          <w:noProof/>
        </w:rPr>
        <w:t>12</w:t>
      </w:r>
      <w:r>
        <w:fldChar w:fldCharType="end"/>
      </w:r>
      <w:r>
        <w:t>. Текстовое сопровождение заявки и ее статус</w:t>
      </w:r>
    </w:p>
    <w:tbl>
      <w:tblPr>
        <w:tblStyle w:val="25"/>
        <w:tblW w:w="5000" w:type="pct"/>
        <w:tblLook w:val="04A0" w:firstRow="1" w:lastRow="0" w:firstColumn="1" w:lastColumn="0" w:noHBand="0" w:noVBand="1"/>
      </w:tblPr>
      <w:tblGrid>
        <w:gridCol w:w="2619"/>
        <w:gridCol w:w="3051"/>
        <w:gridCol w:w="3967"/>
      </w:tblGrid>
      <w:tr w:rsidR="00752860" w:rsidRPr="00633CE1" w14:paraId="26DA4855"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9" w:type="pct"/>
            <w:shd w:val="clear" w:color="auto" w:fill="D0CECE" w:themeFill="background2" w:themeFillShade="E6"/>
          </w:tcPr>
          <w:p w14:paraId="731AA696" w14:textId="5E0C2DAE" w:rsidR="00752860" w:rsidRPr="002D3320" w:rsidRDefault="00752860" w:rsidP="00A76D49">
            <w:pPr>
              <w:pStyle w:val="afa"/>
              <w:ind w:firstLine="0"/>
              <w:jc w:val="left"/>
              <w:rPr>
                <w:lang w:eastAsia="x-none"/>
              </w:rPr>
            </w:pPr>
            <w:r>
              <w:t xml:space="preserve">Название </w:t>
            </w:r>
            <w:r w:rsidR="00832612">
              <w:t>статуса</w:t>
            </w:r>
          </w:p>
        </w:tc>
        <w:tc>
          <w:tcPr>
            <w:tcW w:w="1583" w:type="pct"/>
            <w:shd w:val="clear" w:color="auto" w:fill="D0CECE" w:themeFill="background2" w:themeFillShade="E6"/>
          </w:tcPr>
          <w:p w14:paraId="6075C0AD" w14:textId="4F553419" w:rsidR="00752860" w:rsidRPr="002D3320" w:rsidRDefault="00DB1B19"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t>Текстовое сопровождение заявки</w:t>
            </w:r>
          </w:p>
        </w:tc>
        <w:tc>
          <w:tcPr>
            <w:tcW w:w="2058" w:type="pct"/>
            <w:shd w:val="clear" w:color="auto" w:fill="D0CECE" w:themeFill="background2" w:themeFillShade="E6"/>
          </w:tcPr>
          <w:p w14:paraId="206D942D" w14:textId="79772C93" w:rsidR="00752860" w:rsidRPr="002D3320" w:rsidRDefault="00DB1B19" w:rsidP="00A76D49">
            <w:pPr>
              <w:pStyle w:val="afa"/>
              <w:ind w:firstLine="0"/>
              <w:cnfStyle w:val="100000000000" w:firstRow="1" w:lastRow="0" w:firstColumn="0" w:lastColumn="0" w:oddVBand="0" w:evenVBand="0" w:oddHBand="0" w:evenHBand="0" w:firstRowFirstColumn="0" w:firstRowLastColumn="0" w:lastRowFirstColumn="0" w:lastRowLastColumn="0"/>
              <w:rPr>
                <w:lang w:eastAsia="x-none"/>
              </w:rPr>
            </w:pPr>
            <w:r w:rsidRPr="00B52ECE">
              <w:t>Исполнитель</w:t>
            </w:r>
            <w:r>
              <w:t xml:space="preserve"> заявки в текущем статусе</w:t>
            </w:r>
          </w:p>
        </w:tc>
      </w:tr>
      <w:tr w:rsidR="00752860" w:rsidRPr="00633CE1" w14:paraId="7531F119"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1F15B162" w14:textId="6A31B1AB" w:rsidR="00752860" w:rsidRPr="002D3320" w:rsidRDefault="00752860" w:rsidP="00752860">
            <w:r w:rsidRPr="00A57D9E">
              <w:rPr>
                <w:sz w:val="24"/>
                <w:szCs w:val="24"/>
              </w:rPr>
              <w:t>На рассмотрении</w:t>
            </w:r>
          </w:p>
        </w:tc>
        <w:tc>
          <w:tcPr>
            <w:tcW w:w="1583" w:type="pct"/>
          </w:tcPr>
          <w:p w14:paraId="1E42C18A" w14:textId="7C87F3A7" w:rsidR="00752860" w:rsidRPr="002D3320" w:rsidRDefault="00DB1B19" w:rsidP="000A1D68">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DB1B19">
              <w:rPr>
                <w:lang w:eastAsia="x-none"/>
              </w:rPr>
              <w:t>Заявка</w:t>
            </w:r>
            <w:r w:rsidR="000A1D68">
              <w:rPr>
                <w:lang w:eastAsia="x-none"/>
              </w:rPr>
              <w:t xml:space="preserve"> </w:t>
            </w:r>
            <w:r w:rsidRPr="00DB1B19">
              <w:rPr>
                <w:lang w:eastAsia="x-none"/>
              </w:rPr>
              <w:t>на рассмотрении у</w:t>
            </w:r>
          </w:p>
        </w:tc>
        <w:tc>
          <w:tcPr>
            <w:tcW w:w="2058" w:type="pct"/>
          </w:tcPr>
          <w:p w14:paraId="020782CF" w14:textId="4A5CC970" w:rsidR="00752860" w:rsidRPr="002D3320" w:rsidRDefault="00C7729A" w:rsidP="00752860">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Сотрудник,</w:t>
            </w:r>
            <w:r w:rsidR="00E46EB5">
              <w:rPr>
                <w:lang w:eastAsia="x-none"/>
              </w:rPr>
              <w:t xml:space="preserve"> назначенный Аккаунтом в карточке заявки </w:t>
            </w:r>
          </w:p>
        </w:tc>
      </w:tr>
      <w:tr w:rsidR="00752860" w:rsidRPr="00633CE1" w14:paraId="7E1E5A9E"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17FB4B3E" w14:textId="0F79EEFA" w:rsidR="00752860" w:rsidRPr="002D3320" w:rsidRDefault="00752860" w:rsidP="00752860">
            <w:pPr>
              <w:pStyle w:val="afa"/>
              <w:ind w:firstLine="0"/>
            </w:pPr>
            <w:r w:rsidRPr="00A57D9E">
              <w:t>Черновик</w:t>
            </w:r>
          </w:p>
        </w:tc>
        <w:tc>
          <w:tcPr>
            <w:tcW w:w="1583" w:type="pct"/>
          </w:tcPr>
          <w:p w14:paraId="1E823702" w14:textId="32970DBE" w:rsidR="00752860" w:rsidRPr="002D3320" w:rsidRDefault="006A576B" w:rsidP="000A1D68">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058" w:type="pct"/>
          </w:tcPr>
          <w:p w14:paraId="04850506" w14:textId="0A3BBE39" w:rsidR="00752860" w:rsidRPr="002D3320" w:rsidRDefault="006A576B" w:rsidP="00752860">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752860" w:rsidRPr="00633CE1" w14:paraId="32A1D0D6"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6D875C60" w14:textId="53D197FA" w:rsidR="00752860" w:rsidRDefault="00752860" w:rsidP="00752860">
            <w:pPr>
              <w:pStyle w:val="afa"/>
              <w:ind w:firstLine="0"/>
            </w:pPr>
            <w:r w:rsidRPr="00D21DD3">
              <w:t>На согласовании</w:t>
            </w:r>
          </w:p>
        </w:tc>
        <w:tc>
          <w:tcPr>
            <w:tcW w:w="1583" w:type="pct"/>
          </w:tcPr>
          <w:p w14:paraId="7CEFCE2D" w14:textId="2837B783" w:rsidR="00752860" w:rsidRPr="002D3320" w:rsidRDefault="00DB1B19" w:rsidP="000A1D68">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DB1B19">
              <w:rPr>
                <w:lang w:eastAsia="x-none"/>
              </w:rPr>
              <w:t>Заявка</w:t>
            </w:r>
            <w:r w:rsidR="000A1D68">
              <w:rPr>
                <w:lang w:eastAsia="x-none"/>
              </w:rPr>
              <w:t xml:space="preserve"> </w:t>
            </w:r>
            <w:r w:rsidRPr="00DB1B19">
              <w:rPr>
                <w:lang w:eastAsia="x-none"/>
              </w:rPr>
              <w:t xml:space="preserve">на </w:t>
            </w:r>
            <w:r>
              <w:rPr>
                <w:lang w:eastAsia="x-none"/>
              </w:rPr>
              <w:t>согласовании</w:t>
            </w:r>
            <w:r w:rsidRPr="00DB1B19">
              <w:rPr>
                <w:lang w:eastAsia="x-none"/>
              </w:rPr>
              <w:t xml:space="preserve"> у</w:t>
            </w:r>
          </w:p>
        </w:tc>
        <w:tc>
          <w:tcPr>
            <w:tcW w:w="2058" w:type="pct"/>
          </w:tcPr>
          <w:p w14:paraId="16C58591" w14:textId="63B2A220" w:rsidR="00752860" w:rsidRDefault="00DB1B19" w:rsidP="00752860">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Главный рекрутер</w:t>
            </w:r>
          </w:p>
        </w:tc>
      </w:tr>
      <w:tr w:rsidR="00752860" w:rsidRPr="00633CE1" w14:paraId="46F0999F"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04D56E53" w14:textId="2AC043A3" w:rsidR="00752860" w:rsidRPr="00107833" w:rsidRDefault="00752860" w:rsidP="00752860">
            <w:pPr>
              <w:pStyle w:val="afa"/>
              <w:ind w:firstLine="0"/>
            </w:pPr>
            <w:r w:rsidRPr="00D21DD3">
              <w:t>Отклонена</w:t>
            </w:r>
          </w:p>
        </w:tc>
        <w:tc>
          <w:tcPr>
            <w:tcW w:w="1583" w:type="pct"/>
          </w:tcPr>
          <w:p w14:paraId="0AF60BB2" w14:textId="02BA5F65" w:rsidR="00752860" w:rsidRPr="002D3320" w:rsidRDefault="00DB1B19" w:rsidP="000A1D68">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DB1B19">
              <w:rPr>
                <w:lang w:eastAsia="x-none"/>
              </w:rPr>
              <w:t xml:space="preserve">Заявка </w:t>
            </w:r>
            <w:r>
              <w:rPr>
                <w:lang w:eastAsia="x-none"/>
              </w:rPr>
              <w:t>отклонена</w:t>
            </w:r>
          </w:p>
        </w:tc>
        <w:tc>
          <w:tcPr>
            <w:tcW w:w="2058" w:type="pct"/>
          </w:tcPr>
          <w:p w14:paraId="1C2B5F38" w14:textId="297A4501" w:rsidR="00752860" w:rsidRDefault="00DB1B19" w:rsidP="00752860">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Указывается </w:t>
            </w:r>
            <w:r w:rsidR="00E46EB5">
              <w:rPr>
                <w:lang w:eastAsia="x-none"/>
              </w:rPr>
              <w:t>исполнитель,</w:t>
            </w:r>
            <w:r>
              <w:rPr>
                <w:lang w:eastAsia="x-none"/>
              </w:rPr>
              <w:t xml:space="preserve"> отклонивший заявку (Аккаунт/ Главный рекрутер)</w:t>
            </w:r>
          </w:p>
        </w:tc>
      </w:tr>
      <w:tr w:rsidR="00752860" w:rsidRPr="00633CE1" w14:paraId="623FBC3D"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17423E08" w14:textId="2CEF9AAF" w:rsidR="00752860" w:rsidRPr="00421F92" w:rsidRDefault="00752860" w:rsidP="00752860">
            <w:pPr>
              <w:pStyle w:val="afa"/>
              <w:ind w:firstLine="0"/>
            </w:pPr>
            <w:r w:rsidRPr="00D21DD3">
              <w:t>На исполнении</w:t>
            </w:r>
          </w:p>
        </w:tc>
        <w:tc>
          <w:tcPr>
            <w:tcW w:w="1583" w:type="pct"/>
          </w:tcPr>
          <w:p w14:paraId="63528781" w14:textId="175B64D3" w:rsidR="00752860" w:rsidRPr="002D3320" w:rsidRDefault="00E46EB5" w:rsidP="000A1D68">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Заявка на исполнении у</w:t>
            </w:r>
          </w:p>
        </w:tc>
        <w:tc>
          <w:tcPr>
            <w:tcW w:w="2058" w:type="pct"/>
          </w:tcPr>
          <w:p w14:paraId="70254E74" w14:textId="7E467242" w:rsidR="00752860" w:rsidRDefault="00E46EB5" w:rsidP="00752860">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Рекрутер </w:t>
            </w:r>
            <w:r w:rsidR="00993E7F">
              <w:rPr>
                <w:lang w:eastAsia="x-none"/>
              </w:rPr>
              <w:t>(ответственный за заявку)</w:t>
            </w:r>
          </w:p>
        </w:tc>
      </w:tr>
      <w:tr w:rsidR="00752860" w:rsidRPr="00633CE1" w14:paraId="237B3867"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7F0DF693" w14:textId="77777777" w:rsidR="00752860" w:rsidRDefault="00752860" w:rsidP="00752860">
            <w:pPr>
              <w:rPr>
                <w:sz w:val="24"/>
                <w:szCs w:val="24"/>
              </w:rPr>
            </w:pPr>
            <w:r w:rsidRPr="00D21DD3">
              <w:rPr>
                <w:sz w:val="24"/>
                <w:szCs w:val="24"/>
              </w:rPr>
              <w:t>Согласование с руководством</w:t>
            </w:r>
          </w:p>
          <w:p w14:paraId="19699B92" w14:textId="77777777" w:rsidR="00752860" w:rsidRPr="00D21DD3" w:rsidRDefault="00752860" w:rsidP="00752860">
            <w:pPr>
              <w:pStyle w:val="afa"/>
              <w:ind w:firstLine="0"/>
            </w:pPr>
          </w:p>
        </w:tc>
        <w:tc>
          <w:tcPr>
            <w:tcW w:w="1583" w:type="pct"/>
          </w:tcPr>
          <w:p w14:paraId="0381F61A" w14:textId="391A8AA5" w:rsidR="00752860" w:rsidRDefault="000A1D68" w:rsidP="000A1D68">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Заявка на согласовании с руководством</w:t>
            </w:r>
            <w:r w:rsidR="00E1239E">
              <w:rPr>
                <w:lang w:eastAsia="x-none"/>
              </w:rPr>
              <w:t xml:space="preserve"> у</w:t>
            </w:r>
          </w:p>
        </w:tc>
        <w:tc>
          <w:tcPr>
            <w:tcW w:w="2058" w:type="pct"/>
          </w:tcPr>
          <w:p w14:paraId="2BCAF08E" w14:textId="5DAEECC8" w:rsidR="00752860" w:rsidRDefault="00E46EB5" w:rsidP="00752860">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Главный рекрутер</w:t>
            </w:r>
          </w:p>
        </w:tc>
      </w:tr>
      <w:tr w:rsidR="00752860" w:rsidRPr="00633CE1" w14:paraId="0E3AE209"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2C0BA671" w14:textId="55B95EC9" w:rsidR="00752860" w:rsidRPr="00D21DD3" w:rsidRDefault="00752860" w:rsidP="00752860">
            <w:pPr>
              <w:pStyle w:val="afa"/>
              <w:ind w:firstLine="0"/>
            </w:pPr>
            <w:r w:rsidRPr="005D637D">
              <w:t>Приостановлена</w:t>
            </w:r>
          </w:p>
        </w:tc>
        <w:tc>
          <w:tcPr>
            <w:tcW w:w="1583" w:type="pct"/>
          </w:tcPr>
          <w:p w14:paraId="55FD182A" w14:textId="3424B89F" w:rsidR="00752860" w:rsidRDefault="00E46EB5" w:rsidP="000A1D68">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Заявка приостановлена </w:t>
            </w:r>
          </w:p>
        </w:tc>
        <w:tc>
          <w:tcPr>
            <w:tcW w:w="2058" w:type="pct"/>
          </w:tcPr>
          <w:p w14:paraId="6994D84D" w14:textId="43C60E12" w:rsidR="00752860" w:rsidRDefault="00E46EB5" w:rsidP="00752860">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Главный рекрутер</w:t>
            </w:r>
          </w:p>
        </w:tc>
      </w:tr>
      <w:tr w:rsidR="00E46EB5" w:rsidRPr="00633CE1" w14:paraId="3CB15608" w14:textId="77777777" w:rsidTr="00A76D49">
        <w:tc>
          <w:tcPr>
            <w:cnfStyle w:val="001000000000" w:firstRow="0" w:lastRow="0" w:firstColumn="1" w:lastColumn="0" w:oddVBand="0" w:evenVBand="0" w:oddHBand="0" w:evenHBand="0" w:firstRowFirstColumn="0" w:firstRowLastColumn="0" w:lastRowFirstColumn="0" w:lastRowLastColumn="0"/>
            <w:tcW w:w="1359" w:type="pct"/>
          </w:tcPr>
          <w:p w14:paraId="74F84722" w14:textId="437628C0" w:rsidR="00E46EB5" w:rsidRPr="00D21DD3" w:rsidRDefault="00E46EB5" w:rsidP="00E46EB5">
            <w:pPr>
              <w:pStyle w:val="afa"/>
              <w:ind w:firstLine="0"/>
            </w:pPr>
            <w:r>
              <w:t>Исполнена</w:t>
            </w:r>
          </w:p>
        </w:tc>
        <w:tc>
          <w:tcPr>
            <w:tcW w:w="1583" w:type="pct"/>
          </w:tcPr>
          <w:p w14:paraId="73CDE5CD" w14:textId="575C0FE1" w:rsidR="00E46EB5" w:rsidRDefault="00E46EB5" w:rsidP="00E46EB5">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Заявка исполнена</w:t>
            </w:r>
          </w:p>
        </w:tc>
        <w:tc>
          <w:tcPr>
            <w:tcW w:w="2058" w:type="pct"/>
          </w:tcPr>
          <w:p w14:paraId="3CF5CC74" w14:textId="19F4712D" w:rsidR="00E46EB5" w:rsidRDefault="00993E7F" w:rsidP="00E46EB5">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Рекрутер (ответственный за заявку)</w:t>
            </w:r>
          </w:p>
        </w:tc>
      </w:tr>
      <w:tr w:rsidR="00E46EB5" w:rsidRPr="00633CE1" w14:paraId="39659576"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pct"/>
          </w:tcPr>
          <w:p w14:paraId="00244252" w14:textId="27061E86" w:rsidR="00E46EB5" w:rsidRPr="00D21DD3" w:rsidRDefault="00E46EB5" w:rsidP="00E46EB5">
            <w:pPr>
              <w:pStyle w:val="afa"/>
              <w:ind w:firstLine="0"/>
            </w:pPr>
            <w:r>
              <w:t>Закрыта</w:t>
            </w:r>
          </w:p>
        </w:tc>
        <w:tc>
          <w:tcPr>
            <w:tcW w:w="1583" w:type="pct"/>
          </w:tcPr>
          <w:p w14:paraId="0A10E177" w14:textId="73BC9884" w:rsidR="00E46EB5" w:rsidRDefault="00E46EB5" w:rsidP="00E46EB5">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Заявка закрыта</w:t>
            </w:r>
          </w:p>
        </w:tc>
        <w:tc>
          <w:tcPr>
            <w:tcW w:w="2058" w:type="pct"/>
          </w:tcPr>
          <w:p w14:paraId="44A64303" w14:textId="4E8743A5" w:rsidR="00E46EB5" w:rsidRDefault="00E46EB5" w:rsidP="00E46EB5">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Автор заявки</w:t>
            </w:r>
            <w:r w:rsidR="007D56CF">
              <w:rPr>
                <w:lang w:eastAsia="x-none"/>
              </w:rPr>
              <w:t xml:space="preserve">/Система (если автор не успел закрыть в течении 14 календарных дней от даты присвоения статуса «Исполнено» </w:t>
            </w:r>
          </w:p>
        </w:tc>
      </w:tr>
    </w:tbl>
    <w:p w14:paraId="2A0A959E" w14:textId="63E73CFC" w:rsidR="00752860" w:rsidRDefault="00752860" w:rsidP="00752860">
      <w:pPr>
        <w:pStyle w:val="afa"/>
      </w:pPr>
    </w:p>
    <w:p w14:paraId="018A855D" w14:textId="77777777" w:rsidR="00C7729A" w:rsidRDefault="00C7729A" w:rsidP="00752860">
      <w:pPr>
        <w:pStyle w:val="afa"/>
      </w:pPr>
      <w:r>
        <w:t xml:space="preserve">Блок с общими сведениями должен отображаться для всех пользователей единообразно. </w:t>
      </w:r>
    </w:p>
    <w:p w14:paraId="391B8449" w14:textId="64A7AF00" w:rsidR="00C7729A" w:rsidRDefault="00C7729A" w:rsidP="00752860">
      <w:pPr>
        <w:pStyle w:val="afa"/>
      </w:pPr>
      <w:r>
        <w:t xml:space="preserve">В данном блоке не должно существовать скрываемых полей для разных категорий пользователей. Все пользователи должны видеть все поля. Если данных для поля не было предоставлено, система должна отображать только название полей. </w:t>
      </w:r>
    </w:p>
    <w:p w14:paraId="30DB8559" w14:textId="77777777" w:rsidR="00C7729A" w:rsidRDefault="00C7729A" w:rsidP="00C7729A">
      <w:pPr>
        <w:jc w:val="center"/>
        <w:rPr>
          <w:lang w:val="x-none" w:eastAsia="x-none"/>
        </w:rPr>
      </w:pPr>
    </w:p>
    <w:p w14:paraId="3F481F78" w14:textId="423F66BB" w:rsidR="00912525" w:rsidRDefault="00C7729A" w:rsidP="00912525">
      <w:pPr>
        <w:pStyle w:val="3"/>
        <w:ind w:left="1640"/>
      </w:pPr>
      <w:bookmarkStart w:id="87" w:name="_Toc79400128"/>
      <w:r w:rsidRPr="00716832">
        <w:t>Общая информация по вакансии</w:t>
      </w:r>
      <w:bookmarkEnd w:id="87"/>
    </w:p>
    <w:p w14:paraId="1B553109" w14:textId="45C67C6A" w:rsidR="00144B48" w:rsidRDefault="00144B48" w:rsidP="009E201F">
      <w:pPr>
        <w:pStyle w:val="afa"/>
      </w:pPr>
      <w:r>
        <w:lastRenderedPageBreak/>
        <w:t>Блок с общими сведениями</w:t>
      </w:r>
      <w:r w:rsidR="00AA1395">
        <w:t xml:space="preserve"> по вакансии</w:t>
      </w:r>
      <w:r>
        <w:t xml:space="preserve"> должен отображаться для всех пользователей единообразно. </w:t>
      </w:r>
    </w:p>
    <w:p w14:paraId="2E46EC8E" w14:textId="77777777" w:rsidR="00144B48" w:rsidRDefault="00144B48" w:rsidP="00144B48">
      <w:pPr>
        <w:pStyle w:val="afa"/>
      </w:pPr>
      <w:r>
        <w:t xml:space="preserve">В данном блоке не должно существовать скрываемых полей для разных категорий пользователей. Все пользователи должны видеть все поля. Если данных для поля не было предоставлено, система должна отображать только название полей. </w:t>
      </w:r>
    </w:p>
    <w:p w14:paraId="1554E42F" w14:textId="7B821E5F" w:rsidR="00144B48" w:rsidRPr="00144B48" w:rsidRDefault="00144B48" w:rsidP="00144B48">
      <w:pPr>
        <w:pStyle w:val="afa"/>
      </w:pPr>
      <w:r>
        <w:t xml:space="preserve">Для пользователей с ролью Аккаунта необходимо предусмотреть возможность редактирования поля «Аккаунт» при текущем статусе заявки </w:t>
      </w:r>
      <w:commentRangeStart w:id="88"/>
      <w:r>
        <w:t>«На рассмотрении»</w:t>
      </w:r>
      <w:commentRangeEnd w:id="88"/>
      <w:r>
        <w:rPr>
          <w:rStyle w:val="afb"/>
          <w:rFonts w:asciiTheme="minorHAnsi" w:eastAsiaTheme="minorHAnsi" w:hAnsiTheme="minorHAnsi" w:cstheme="minorBidi"/>
          <w:lang w:eastAsia="en-US"/>
        </w:rPr>
        <w:commentReference w:id="88"/>
      </w:r>
      <w:r w:rsidR="009E201F">
        <w:t>.</w:t>
      </w:r>
    </w:p>
    <w:p w14:paraId="53D06EAD" w14:textId="77777777" w:rsidR="009E201F" w:rsidRDefault="00912525" w:rsidP="009E201F">
      <w:pPr>
        <w:keepNext/>
        <w:jc w:val="center"/>
      </w:pPr>
      <w:r w:rsidRPr="00912525">
        <w:rPr>
          <w:noProof/>
          <w:lang w:val="x-none" w:eastAsia="x-none"/>
        </w:rPr>
        <w:drawing>
          <wp:inline distT="0" distB="0" distL="0" distR="0" wp14:anchorId="24AD141C" wp14:editId="1EE933FD">
            <wp:extent cx="5334462" cy="3162574"/>
            <wp:effectExtent l="0" t="0" r="0" b="0"/>
            <wp:docPr id="1303672249" name="Рисунок 130367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462" cy="3162574"/>
                    </a:xfrm>
                    <a:prstGeom prst="rect">
                      <a:avLst/>
                    </a:prstGeom>
                  </pic:spPr>
                </pic:pic>
              </a:graphicData>
            </a:graphic>
          </wp:inline>
        </w:drawing>
      </w:r>
    </w:p>
    <w:p w14:paraId="18762F60" w14:textId="63EF765E" w:rsidR="00912525" w:rsidRPr="009E201F" w:rsidRDefault="009E201F" w:rsidP="009E201F">
      <w:pPr>
        <w:pStyle w:val="aff0"/>
        <w:rPr>
          <w:bCs/>
        </w:rPr>
      </w:pPr>
      <w:r>
        <w:t xml:space="preserve">Рисунок </w:t>
      </w:r>
      <w:r>
        <w:fldChar w:fldCharType="begin"/>
      </w:r>
      <w:r>
        <w:instrText xml:space="preserve"> SEQ Рисунок \* ARABIC </w:instrText>
      </w:r>
      <w:r>
        <w:fldChar w:fldCharType="separate"/>
      </w:r>
      <w:r w:rsidR="00A53570">
        <w:rPr>
          <w:noProof/>
        </w:rPr>
        <w:t>9</w:t>
      </w:r>
      <w:r>
        <w:fldChar w:fldCharType="end"/>
      </w:r>
      <w:r>
        <w:t xml:space="preserve">. </w:t>
      </w:r>
      <w:r w:rsidRPr="00716832">
        <w:t>Общая информация по вакансии</w:t>
      </w:r>
    </w:p>
    <w:p w14:paraId="0B1090A4" w14:textId="473DD618" w:rsidR="00752860" w:rsidRPr="00752860" w:rsidRDefault="00752860" w:rsidP="00752860">
      <w:pPr>
        <w:pStyle w:val="afa"/>
      </w:pPr>
    </w:p>
    <w:p w14:paraId="074A5518" w14:textId="2FBFCA1A" w:rsidR="009E201F" w:rsidRDefault="009E201F" w:rsidP="00E25FC5">
      <w:pPr>
        <w:pStyle w:val="3"/>
        <w:numPr>
          <w:ilvl w:val="2"/>
          <w:numId w:val="26"/>
        </w:numPr>
      </w:pPr>
      <w:bookmarkStart w:id="89" w:name="_Toc79400129"/>
      <w:r w:rsidRPr="00716832">
        <w:t>Требования к компетентности сотрудника</w:t>
      </w:r>
      <w:bookmarkEnd w:id="89"/>
    </w:p>
    <w:p w14:paraId="0E36ABAE" w14:textId="6393EEB6" w:rsidR="009E201F" w:rsidRDefault="009E201F" w:rsidP="009E201F">
      <w:pPr>
        <w:pStyle w:val="afa"/>
      </w:pPr>
      <w:r>
        <w:t xml:space="preserve">Блок с требованиями к компетентности сотрудника должен отображаться для всех пользователей единообразно. </w:t>
      </w:r>
    </w:p>
    <w:p w14:paraId="3B392013" w14:textId="77777777" w:rsidR="009E201F" w:rsidRDefault="009E201F" w:rsidP="00980648">
      <w:pPr>
        <w:pStyle w:val="afa"/>
        <w:jc w:val="left"/>
      </w:pPr>
      <w:r>
        <w:t xml:space="preserve">В данном блоке не должно существовать скрываемых полей для разных категорий пользователей. Все пользователи должны видеть все поля. Если данных для поля не было предоставлено, система должна отображать только название полей. </w:t>
      </w:r>
    </w:p>
    <w:p w14:paraId="26A5373E" w14:textId="4B705A8D" w:rsidR="00752860" w:rsidRDefault="009E201F" w:rsidP="009E201F">
      <w:pPr>
        <w:pStyle w:val="afa"/>
        <w:jc w:val="center"/>
      </w:pPr>
      <w:r w:rsidRPr="009E201F">
        <w:rPr>
          <w:noProof/>
        </w:rPr>
        <w:lastRenderedPageBreak/>
        <w:drawing>
          <wp:inline distT="0" distB="0" distL="0" distR="0" wp14:anchorId="3955282E" wp14:editId="12F346ED">
            <wp:extent cx="4145639" cy="3177815"/>
            <wp:effectExtent l="0" t="0" r="0" b="0"/>
            <wp:docPr id="1303672251" name="Рисунок 130367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639" cy="3177815"/>
                    </a:xfrm>
                    <a:prstGeom prst="rect">
                      <a:avLst/>
                    </a:prstGeom>
                  </pic:spPr>
                </pic:pic>
              </a:graphicData>
            </a:graphic>
          </wp:inline>
        </w:drawing>
      </w:r>
    </w:p>
    <w:p w14:paraId="304EA2DF" w14:textId="53CB2212" w:rsidR="00E06B58" w:rsidRDefault="00E06B58" w:rsidP="009E201F">
      <w:pPr>
        <w:pStyle w:val="afa"/>
        <w:jc w:val="center"/>
      </w:pPr>
    </w:p>
    <w:p w14:paraId="3C58B65B" w14:textId="6C860B10" w:rsidR="00E06B58" w:rsidRPr="00E06B58" w:rsidRDefault="00E06B58" w:rsidP="00E25FC5">
      <w:pPr>
        <w:pStyle w:val="3"/>
        <w:numPr>
          <w:ilvl w:val="2"/>
          <w:numId w:val="26"/>
        </w:numPr>
        <w:rPr>
          <w:lang w:val="ru-RU"/>
        </w:rPr>
      </w:pPr>
      <w:bookmarkStart w:id="90" w:name="_Toc79400130"/>
      <w:r>
        <w:t xml:space="preserve">Информация </w:t>
      </w:r>
      <w:r>
        <w:rPr>
          <w:lang w:val="en-US"/>
        </w:rPr>
        <w:t>HR</w:t>
      </w:r>
      <w:bookmarkEnd w:id="90"/>
    </w:p>
    <w:p w14:paraId="3FD3EAA1" w14:textId="49180605" w:rsidR="00980648" w:rsidRDefault="00980648" w:rsidP="00980648">
      <w:pPr>
        <w:pStyle w:val="afa"/>
      </w:pPr>
      <w:r>
        <w:t xml:space="preserve">Блок с информацией </w:t>
      </w:r>
      <w:r>
        <w:rPr>
          <w:lang w:val="en-US"/>
        </w:rPr>
        <w:t>HR</w:t>
      </w:r>
      <w:r>
        <w:t xml:space="preserve"> должен отображаться для всех пользователей единообразно. </w:t>
      </w:r>
    </w:p>
    <w:p w14:paraId="5C13483F" w14:textId="3F9F42BC" w:rsidR="00980648" w:rsidRDefault="00980648" w:rsidP="00980648">
      <w:pPr>
        <w:pStyle w:val="afa"/>
      </w:pPr>
      <w:r>
        <w:t xml:space="preserve">В данном блоке должны существовать </w:t>
      </w:r>
      <w:proofErr w:type="gramStart"/>
      <w:r>
        <w:t>поля</w:t>
      </w:r>
      <w:proofErr w:type="gramEnd"/>
      <w:r>
        <w:t xml:space="preserve"> скрываемые</w:t>
      </w:r>
      <w:r w:rsidR="00AA7349">
        <w:t xml:space="preserve"> (не отображается значение и название поля)</w:t>
      </w:r>
      <w:r>
        <w:t xml:space="preserve"> для разных категорий пользователей (Таблица №</w:t>
      </w:r>
      <w:r w:rsidR="00142D10">
        <w:t>13</w:t>
      </w:r>
      <w:r>
        <w:t xml:space="preserve">). </w:t>
      </w:r>
    </w:p>
    <w:p w14:paraId="39ABDA63" w14:textId="2A8BAC74" w:rsidR="00980648" w:rsidRDefault="00980648" w:rsidP="00980648">
      <w:pPr>
        <w:pStyle w:val="afa"/>
      </w:pPr>
      <w:r>
        <w:t>Если данных для поля не было предоставлено, система должна отображать только название полей.</w:t>
      </w:r>
    </w:p>
    <w:p w14:paraId="1744EEFF" w14:textId="269A9DDC" w:rsidR="00CE1289" w:rsidRDefault="00CE1289" w:rsidP="00CE1289">
      <w:pPr>
        <w:pStyle w:val="aff4"/>
      </w:pPr>
      <w:r>
        <w:t xml:space="preserve">Таблица </w:t>
      </w:r>
      <w:r w:rsidR="0062504F">
        <w:fldChar w:fldCharType="begin"/>
      </w:r>
      <w:r w:rsidR="0062504F">
        <w:instrText xml:space="preserve"> SEQ Таблица \* ARABIC </w:instrText>
      </w:r>
      <w:r w:rsidR="0062504F">
        <w:fldChar w:fldCharType="separate"/>
      </w:r>
      <w:r w:rsidR="00074981">
        <w:rPr>
          <w:noProof/>
        </w:rPr>
        <w:t>13</w:t>
      </w:r>
      <w:r w:rsidR="0062504F">
        <w:rPr>
          <w:noProof/>
        </w:rPr>
        <w:fldChar w:fldCharType="end"/>
      </w:r>
      <w:r>
        <w:t xml:space="preserve">. Отображение полей в  блоке «Информация </w:t>
      </w:r>
      <w:r>
        <w:rPr>
          <w:lang w:val="en-US"/>
        </w:rPr>
        <w:t>HR</w:t>
      </w:r>
      <w:r>
        <w:t xml:space="preserve">» для разных </w:t>
      </w:r>
      <w:r w:rsidR="006E1D46">
        <w:rPr>
          <w:lang w:val="ru-RU"/>
        </w:rPr>
        <w:t xml:space="preserve">типов </w:t>
      </w:r>
      <w:r>
        <w:t xml:space="preserve">пользователей </w:t>
      </w:r>
    </w:p>
    <w:tbl>
      <w:tblPr>
        <w:tblStyle w:val="25"/>
        <w:tblW w:w="5000" w:type="pct"/>
        <w:tblLook w:val="04A0" w:firstRow="1" w:lastRow="0" w:firstColumn="1" w:lastColumn="0" w:noHBand="0" w:noVBand="1"/>
      </w:tblPr>
      <w:tblGrid>
        <w:gridCol w:w="2028"/>
        <w:gridCol w:w="2105"/>
        <w:gridCol w:w="2752"/>
        <w:gridCol w:w="2752"/>
      </w:tblGrid>
      <w:tr w:rsidR="00103CDE" w:rsidRPr="00633CE1" w14:paraId="4CC1EB4D" w14:textId="77777777" w:rsidTr="00103CD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52" w:type="pct"/>
            <w:shd w:val="clear" w:color="auto" w:fill="D0CECE" w:themeFill="background2" w:themeFillShade="E6"/>
          </w:tcPr>
          <w:p w14:paraId="54A4D2A9" w14:textId="77D9A954" w:rsidR="00103CDE" w:rsidRPr="002D3320" w:rsidRDefault="00103CDE" w:rsidP="00A76D49">
            <w:pPr>
              <w:pStyle w:val="afa"/>
              <w:ind w:firstLine="0"/>
              <w:jc w:val="left"/>
              <w:rPr>
                <w:lang w:eastAsia="x-none"/>
              </w:rPr>
            </w:pPr>
            <w:r>
              <w:t>Название поля</w:t>
            </w:r>
          </w:p>
        </w:tc>
        <w:tc>
          <w:tcPr>
            <w:tcW w:w="1092" w:type="pct"/>
            <w:shd w:val="clear" w:color="auto" w:fill="D0CECE" w:themeFill="background2" w:themeFillShade="E6"/>
          </w:tcPr>
          <w:p w14:paraId="523284B8" w14:textId="5F4D3338" w:rsidR="00103CDE" w:rsidRPr="002D3320" w:rsidRDefault="00103CDE" w:rsidP="00CD3AF1">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t>Автор заявки</w:t>
            </w:r>
          </w:p>
        </w:tc>
        <w:tc>
          <w:tcPr>
            <w:tcW w:w="1428" w:type="pct"/>
            <w:shd w:val="clear" w:color="auto" w:fill="D0CECE" w:themeFill="background2" w:themeFillShade="E6"/>
          </w:tcPr>
          <w:p w14:paraId="7C3573D7" w14:textId="304F2B80" w:rsidR="00103CDE" w:rsidRDefault="00103CDE" w:rsidP="00CD3AF1">
            <w:pPr>
              <w:pStyle w:val="afa"/>
              <w:ind w:firstLine="0"/>
              <w:jc w:val="center"/>
              <w:cnfStyle w:val="100000000000" w:firstRow="1" w:lastRow="0" w:firstColumn="0" w:lastColumn="0" w:oddVBand="0" w:evenVBand="0" w:oddHBand="0" w:evenHBand="0" w:firstRowFirstColumn="0" w:firstRowLastColumn="0" w:lastRowFirstColumn="0" w:lastRowLastColumn="0"/>
            </w:pPr>
            <w:r>
              <w:t>Аккаунт</w:t>
            </w:r>
          </w:p>
        </w:tc>
        <w:tc>
          <w:tcPr>
            <w:tcW w:w="1428" w:type="pct"/>
            <w:shd w:val="clear" w:color="auto" w:fill="D0CECE" w:themeFill="background2" w:themeFillShade="E6"/>
          </w:tcPr>
          <w:p w14:paraId="771A7330" w14:textId="0EEE2E39" w:rsidR="00103CDE" w:rsidRPr="002D3320" w:rsidRDefault="00103CDE" w:rsidP="00CD3AF1">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r>
              <w:t>Рекрутер/Главный рекрутер</w:t>
            </w:r>
          </w:p>
        </w:tc>
      </w:tr>
      <w:tr w:rsidR="00103CDE" w:rsidRPr="00633CE1" w14:paraId="03B0D91D" w14:textId="77777777" w:rsidTr="0010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pct"/>
          </w:tcPr>
          <w:p w14:paraId="466CD458" w14:textId="4B757D3A" w:rsidR="00103CDE" w:rsidRPr="002D3320" w:rsidRDefault="00103CDE" w:rsidP="00A76D49">
            <w:r w:rsidRPr="00103CDE">
              <w:rPr>
                <w:sz w:val="24"/>
                <w:szCs w:val="24"/>
              </w:rPr>
              <w:t>Сложность</w:t>
            </w:r>
          </w:p>
        </w:tc>
        <w:tc>
          <w:tcPr>
            <w:tcW w:w="1092" w:type="pct"/>
          </w:tcPr>
          <w:p w14:paraId="581B18F9" w14:textId="63BC46AD" w:rsidR="00103CDE" w:rsidRPr="002D3320" w:rsidRDefault="00103CDE"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1F4F3354" w14:textId="48F052A8" w:rsidR="00103CDE" w:rsidRDefault="00103CDE"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2299DC9B" w14:textId="17B5A25A" w:rsidR="00103CDE" w:rsidRPr="002D3320" w:rsidRDefault="00103CDE"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03CDE" w:rsidRPr="00633CE1" w14:paraId="054E687A" w14:textId="77777777" w:rsidTr="00103CDE">
        <w:tc>
          <w:tcPr>
            <w:cnfStyle w:val="001000000000" w:firstRow="0" w:lastRow="0" w:firstColumn="1" w:lastColumn="0" w:oddVBand="0" w:evenVBand="0" w:oddHBand="0" w:evenHBand="0" w:firstRowFirstColumn="0" w:firstRowLastColumn="0" w:lastRowFirstColumn="0" w:lastRowLastColumn="0"/>
            <w:tcW w:w="1052" w:type="pct"/>
          </w:tcPr>
          <w:p w14:paraId="3285E6DB" w14:textId="65F36B37" w:rsidR="00103CDE" w:rsidRPr="002D3320" w:rsidRDefault="00103CDE" w:rsidP="00A76D49">
            <w:pPr>
              <w:pStyle w:val="afa"/>
              <w:ind w:firstLine="0"/>
            </w:pPr>
            <w:r w:rsidRPr="00103CDE">
              <w:t>Приоритет</w:t>
            </w:r>
          </w:p>
        </w:tc>
        <w:tc>
          <w:tcPr>
            <w:tcW w:w="1092" w:type="pct"/>
          </w:tcPr>
          <w:p w14:paraId="55F637AC" w14:textId="2A84344C" w:rsidR="00103CDE" w:rsidRPr="002D3320" w:rsidRDefault="00103CDE"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70660172" w14:textId="2CD70487" w:rsidR="00103CDE" w:rsidRDefault="00103CDE"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61C2B2B3" w14:textId="4C110D5F" w:rsidR="00103CDE" w:rsidRPr="002D3320" w:rsidRDefault="00103CDE"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03CDE" w:rsidRPr="00633CE1" w14:paraId="2AA23FA8" w14:textId="77777777" w:rsidTr="0010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pct"/>
          </w:tcPr>
          <w:p w14:paraId="2C0AD5EE" w14:textId="20600F17" w:rsidR="00103CDE" w:rsidRDefault="0014034C" w:rsidP="00A76D49">
            <w:pPr>
              <w:pStyle w:val="afa"/>
              <w:ind w:firstLine="0"/>
            </w:pPr>
            <w:r w:rsidRPr="0014034C">
              <w:t xml:space="preserve">Рекрутер </w:t>
            </w:r>
          </w:p>
        </w:tc>
        <w:tc>
          <w:tcPr>
            <w:tcW w:w="1092" w:type="pct"/>
          </w:tcPr>
          <w:p w14:paraId="36BDDB7C" w14:textId="33E421F7" w:rsidR="00103CDE" w:rsidRPr="002D3320" w:rsidRDefault="0014034C"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0E8E4587" w14:textId="51F7CA03" w:rsidR="00103CDE" w:rsidRDefault="0014034C"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2C99FD96" w14:textId="2A0DACCC" w:rsidR="00103CDE" w:rsidRDefault="0014034C"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03CDE" w:rsidRPr="00633CE1" w14:paraId="500FA888" w14:textId="77777777" w:rsidTr="00103CDE">
        <w:tc>
          <w:tcPr>
            <w:cnfStyle w:val="001000000000" w:firstRow="0" w:lastRow="0" w:firstColumn="1" w:lastColumn="0" w:oddVBand="0" w:evenVBand="0" w:oddHBand="0" w:evenHBand="0" w:firstRowFirstColumn="0" w:firstRowLastColumn="0" w:lastRowFirstColumn="0" w:lastRowLastColumn="0"/>
            <w:tcW w:w="1052" w:type="pct"/>
          </w:tcPr>
          <w:p w14:paraId="2D70D38B" w14:textId="57C52CBA" w:rsidR="00103CDE" w:rsidRPr="00107833" w:rsidRDefault="0014034C" w:rsidP="00A76D49">
            <w:pPr>
              <w:pStyle w:val="afa"/>
              <w:ind w:firstLine="0"/>
            </w:pPr>
            <w:r w:rsidRPr="0014034C">
              <w:t>Номер вакансии из свободного бюджета</w:t>
            </w:r>
          </w:p>
        </w:tc>
        <w:tc>
          <w:tcPr>
            <w:tcW w:w="1092" w:type="pct"/>
          </w:tcPr>
          <w:p w14:paraId="5C704839" w14:textId="4251B6FC" w:rsidR="00103CDE" w:rsidRPr="002D3320" w:rsidRDefault="0014034C"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22E27EBF" w14:textId="53E5AC1A" w:rsidR="00103CDE" w:rsidRDefault="0014034C"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5A8F8C8B" w14:textId="2D083105" w:rsidR="00103CDE" w:rsidRDefault="0014034C"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03CDE" w:rsidRPr="00633CE1" w14:paraId="329FE29D" w14:textId="77777777" w:rsidTr="0010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pct"/>
          </w:tcPr>
          <w:p w14:paraId="03C142CD" w14:textId="2AFB8040" w:rsidR="00103CDE" w:rsidRPr="00421F92" w:rsidRDefault="0014034C" w:rsidP="00A76D49">
            <w:pPr>
              <w:pStyle w:val="afa"/>
              <w:ind w:firstLine="0"/>
            </w:pPr>
            <w:r w:rsidRPr="0014034C">
              <w:t>HR партнер</w:t>
            </w:r>
          </w:p>
        </w:tc>
        <w:tc>
          <w:tcPr>
            <w:tcW w:w="1092" w:type="pct"/>
          </w:tcPr>
          <w:p w14:paraId="282C5A56" w14:textId="0D73D2BF" w:rsidR="00103CDE" w:rsidRPr="002D3320" w:rsidRDefault="0014034C"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4DCB28E9" w14:textId="2F68A568" w:rsidR="00103CDE" w:rsidRDefault="0014034C"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489260FF" w14:textId="5C9E4D36" w:rsidR="00103CDE" w:rsidRDefault="0014034C"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03CDE" w:rsidRPr="00633CE1" w14:paraId="4B0CD442" w14:textId="77777777" w:rsidTr="00103CDE">
        <w:tc>
          <w:tcPr>
            <w:cnfStyle w:val="001000000000" w:firstRow="0" w:lastRow="0" w:firstColumn="1" w:lastColumn="0" w:oddVBand="0" w:evenVBand="0" w:oddHBand="0" w:evenHBand="0" w:firstRowFirstColumn="0" w:firstRowLastColumn="0" w:lastRowFirstColumn="0" w:lastRowLastColumn="0"/>
            <w:tcW w:w="1052" w:type="pct"/>
          </w:tcPr>
          <w:p w14:paraId="4615E8E4" w14:textId="379479A6" w:rsidR="00103CDE" w:rsidRPr="00D21DD3" w:rsidRDefault="00CD3AF1" w:rsidP="00A76D49">
            <w:pPr>
              <w:pStyle w:val="afa"/>
              <w:ind w:firstLine="0"/>
            </w:pPr>
            <w:r w:rsidRPr="00CD3AF1">
              <w:t>Текущий статус для Аккаунта</w:t>
            </w:r>
          </w:p>
        </w:tc>
        <w:tc>
          <w:tcPr>
            <w:tcW w:w="1092" w:type="pct"/>
          </w:tcPr>
          <w:p w14:paraId="51944878" w14:textId="560BA494" w:rsidR="00103CDE"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commentRangeStart w:id="91"/>
            <w:r>
              <w:rPr>
                <w:lang w:eastAsia="x-none"/>
              </w:rPr>
              <w:t>-</w:t>
            </w:r>
            <w:commentRangeEnd w:id="91"/>
            <w:r w:rsidR="006E1D46">
              <w:rPr>
                <w:rStyle w:val="afb"/>
                <w:rFonts w:asciiTheme="minorHAnsi" w:eastAsiaTheme="minorHAnsi" w:hAnsiTheme="minorHAnsi" w:cstheme="minorBidi"/>
                <w:lang w:eastAsia="en-US"/>
              </w:rPr>
              <w:commentReference w:id="91"/>
            </w:r>
          </w:p>
        </w:tc>
        <w:tc>
          <w:tcPr>
            <w:tcW w:w="1428" w:type="pct"/>
          </w:tcPr>
          <w:p w14:paraId="0F3296EE" w14:textId="2E220F58" w:rsidR="00103CDE"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40AD1509" w14:textId="6BB362BB" w:rsidR="00103CDE"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03CDE" w:rsidRPr="00633CE1" w14:paraId="4DE66C4B" w14:textId="77777777" w:rsidTr="0010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pct"/>
          </w:tcPr>
          <w:p w14:paraId="4637C796" w14:textId="68130945" w:rsidR="00103CDE" w:rsidRPr="00D21DD3" w:rsidRDefault="00CD3AF1" w:rsidP="00A76D49">
            <w:pPr>
              <w:pStyle w:val="afa"/>
              <w:ind w:firstLine="0"/>
            </w:pPr>
            <w:r w:rsidRPr="00CD3AF1">
              <w:lastRenderedPageBreak/>
              <w:t>Количество подобранных вакансий</w:t>
            </w:r>
          </w:p>
        </w:tc>
        <w:tc>
          <w:tcPr>
            <w:tcW w:w="1092" w:type="pct"/>
          </w:tcPr>
          <w:p w14:paraId="64F096A3" w14:textId="085C8C12" w:rsidR="00103CDE"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280133E1" w14:textId="6176319B" w:rsidR="00103CDE"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7CCFE08D" w14:textId="0E59E173" w:rsidR="00103CDE"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03CDE" w:rsidRPr="00633CE1" w14:paraId="49D5E5D5" w14:textId="77777777" w:rsidTr="00103CDE">
        <w:tc>
          <w:tcPr>
            <w:cnfStyle w:val="001000000000" w:firstRow="0" w:lastRow="0" w:firstColumn="1" w:lastColumn="0" w:oddVBand="0" w:evenVBand="0" w:oddHBand="0" w:evenHBand="0" w:firstRowFirstColumn="0" w:firstRowLastColumn="0" w:lastRowFirstColumn="0" w:lastRowLastColumn="0"/>
            <w:tcW w:w="1052" w:type="pct"/>
          </w:tcPr>
          <w:p w14:paraId="1BD568D1" w14:textId="6B233705" w:rsidR="00103CDE" w:rsidRPr="00D21DD3" w:rsidRDefault="00CD3AF1" w:rsidP="00A76D49">
            <w:pPr>
              <w:pStyle w:val="afa"/>
              <w:ind w:firstLine="0"/>
            </w:pPr>
            <w:r w:rsidRPr="00CD3AF1">
              <w:t>ФИО кандидатов</w:t>
            </w:r>
          </w:p>
        </w:tc>
        <w:tc>
          <w:tcPr>
            <w:tcW w:w="1092" w:type="pct"/>
          </w:tcPr>
          <w:p w14:paraId="6522DF28" w14:textId="7BC812DC" w:rsidR="00103CDE"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24E78641" w14:textId="45886BF2" w:rsidR="00103CDE"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05D7FB72" w14:textId="1DA1FDA8" w:rsidR="00103CDE"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03CDE" w:rsidRPr="00633CE1" w14:paraId="0FD5ABEA" w14:textId="77777777" w:rsidTr="0010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pct"/>
          </w:tcPr>
          <w:p w14:paraId="2DDEF6AB" w14:textId="70E0D13D" w:rsidR="00103CDE" w:rsidRPr="00D21DD3" w:rsidRDefault="00CD3AF1" w:rsidP="00A76D49">
            <w:pPr>
              <w:pStyle w:val="afa"/>
              <w:ind w:firstLine="0"/>
            </w:pPr>
            <w:r>
              <w:t>Дата выхода на работу</w:t>
            </w:r>
          </w:p>
        </w:tc>
        <w:tc>
          <w:tcPr>
            <w:tcW w:w="1092" w:type="pct"/>
          </w:tcPr>
          <w:p w14:paraId="5DA9D33D" w14:textId="6A8CC83B" w:rsidR="00103CDE"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39BB76C6" w14:textId="35EA7419" w:rsidR="00103CDE"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5719B22F" w14:textId="7E74B5CD" w:rsidR="00103CDE"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CD3AF1" w:rsidRPr="00633CE1" w14:paraId="642B0210" w14:textId="77777777" w:rsidTr="00103CDE">
        <w:tc>
          <w:tcPr>
            <w:cnfStyle w:val="001000000000" w:firstRow="0" w:lastRow="0" w:firstColumn="1" w:lastColumn="0" w:oddVBand="0" w:evenVBand="0" w:oddHBand="0" w:evenHBand="0" w:firstRowFirstColumn="0" w:firstRowLastColumn="0" w:lastRowFirstColumn="0" w:lastRowLastColumn="0"/>
            <w:tcW w:w="1052" w:type="pct"/>
          </w:tcPr>
          <w:p w14:paraId="23F36753" w14:textId="7ED152D1" w:rsidR="00CD3AF1" w:rsidRDefault="00CD3AF1" w:rsidP="00A76D49">
            <w:pPr>
              <w:pStyle w:val="afa"/>
              <w:ind w:firstLine="0"/>
            </w:pPr>
            <w:r w:rsidRPr="00CD3AF1">
              <w:t>Проводящие собеседования</w:t>
            </w:r>
          </w:p>
        </w:tc>
        <w:tc>
          <w:tcPr>
            <w:tcW w:w="1092" w:type="pct"/>
          </w:tcPr>
          <w:p w14:paraId="4BCF97C5" w14:textId="2B108B06" w:rsidR="00CD3AF1"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75FE4F62" w14:textId="34B238A7" w:rsidR="00CD3AF1"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428" w:type="pct"/>
          </w:tcPr>
          <w:p w14:paraId="3838553E" w14:textId="34341F7B" w:rsidR="00CD3AF1" w:rsidRDefault="00CD3AF1" w:rsidP="00CD3AF1">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CD3AF1" w:rsidRPr="00633CE1" w14:paraId="71B97E76" w14:textId="77777777" w:rsidTr="0010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pct"/>
          </w:tcPr>
          <w:p w14:paraId="01C2B839" w14:textId="46BBBB62" w:rsidR="00CD3AF1" w:rsidRDefault="00CD3AF1" w:rsidP="00A76D49">
            <w:pPr>
              <w:pStyle w:val="afa"/>
              <w:ind w:firstLine="0"/>
            </w:pPr>
            <w:r>
              <w:t>Наставники</w:t>
            </w:r>
          </w:p>
        </w:tc>
        <w:tc>
          <w:tcPr>
            <w:tcW w:w="1092" w:type="pct"/>
          </w:tcPr>
          <w:p w14:paraId="26221789" w14:textId="4EA89018" w:rsidR="00CD3AF1"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04ED986D" w14:textId="33ACBD77" w:rsidR="00CD3AF1"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428" w:type="pct"/>
          </w:tcPr>
          <w:p w14:paraId="29FD33D0" w14:textId="04ED426B" w:rsidR="00CD3AF1" w:rsidRDefault="00CD3AF1" w:rsidP="00CD3AF1">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CD3AF1" w:rsidRPr="00633CE1" w14:paraId="13243AB3" w14:textId="77777777" w:rsidTr="00103CDE">
        <w:tc>
          <w:tcPr>
            <w:cnfStyle w:val="001000000000" w:firstRow="0" w:lastRow="0" w:firstColumn="1" w:lastColumn="0" w:oddVBand="0" w:evenVBand="0" w:oddHBand="0" w:evenHBand="0" w:firstRowFirstColumn="0" w:firstRowLastColumn="0" w:lastRowFirstColumn="0" w:lastRowLastColumn="0"/>
            <w:tcW w:w="1052" w:type="pct"/>
          </w:tcPr>
          <w:p w14:paraId="523A61A7" w14:textId="77777777" w:rsidR="00CD3AF1" w:rsidRDefault="00CD3AF1" w:rsidP="00A76D49">
            <w:pPr>
              <w:pStyle w:val="afa"/>
              <w:ind w:firstLine="0"/>
            </w:pPr>
          </w:p>
        </w:tc>
        <w:tc>
          <w:tcPr>
            <w:tcW w:w="1092" w:type="pct"/>
          </w:tcPr>
          <w:p w14:paraId="24C121C8" w14:textId="77777777" w:rsidR="00CD3AF1" w:rsidRDefault="00CD3AF1"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c>
          <w:tcPr>
            <w:tcW w:w="1428" w:type="pct"/>
          </w:tcPr>
          <w:p w14:paraId="2039AE87" w14:textId="77777777" w:rsidR="00CD3AF1" w:rsidRDefault="00CD3AF1"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c>
          <w:tcPr>
            <w:tcW w:w="1428" w:type="pct"/>
          </w:tcPr>
          <w:p w14:paraId="5FE945B6" w14:textId="77777777" w:rsidR="00CD3AF1" w:rsidRDefault="00CD3AF1" w:rsidP="00A76D49">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p>
        </w:tc>
      </w:tr>
    </w:tbl>
    <w:p w14:paraId="4B63B5BB" w14:textId="77777777" w:rsidR="00980648" w:rsidRDefault="00980648" w:rsidP="00980648">
      <w:pPr>
        <w:pStyle w:val="afa"/>
      </w:pPr>
    </w:p>
    <w:p w14:paraId="63224406" w14:textId="0DE82A5F" w:rsidR="00FD0F23" w:rsidRPr="00FD0F23" w:rsidRDefault="00FD0F23" w:rsidP="00A53570">
      <w:pPr>
        <w:pStyle w:val="af5"/>
      </w:pPr>
      <w:r>
        <w:t xml:space="preserve">Таблица </w:t>
      </w:r>
      <w:r>
        <w:fldChar w:fldCharType="begin"/>
      </w:r>
      <w:r>
        <w:instrText>SEQ Таблица \* ARABIC</w:instrText>
      </w:r>
      <w:r>
        <w:fldChar w:fldCharType="separate"/>
      </w:r>
      <w:r w:rsidR="00074981">
        <w:rPr>
          <w:noProof/>
        </w:rPr>
        <w:t>14</w:t>
      </w:r>
      <w:r>
        <w:fldChar w:fldCharType="end"/>
      </w:r>
      <w:r>
        <w:t xml:space="preserve">. Атрибутивный состав блока «Информация </w:t>
      </w:r>
      <w:r>
        <w:rPr>
          <w:lang w:val="en-US"/>
        </w:rPr>
        <w:t>HR</w:t>
      </w:r>
      <w:r>
        <w:t>»</w:t>
      </w:r>
    </w:p>
    <w:tbl>
      <w:tblPr>
        <w:tblStyle w:val="25"/>
        <w:tblW w:w="5122" w:type="pct"/>
        <w:tblLook w:val="04A0" w:firstRow="1" w:lastRow="0" w:firstColumn="1" w:lastColumn="0" w:noHBand="0" w:noVBand="1"/>
      </w:tblPr>
      <w:tblGrid>
        <w:gridCol w:w="2702"/>
        <w:gridCol w:w="1888"/>
        <w:gridCol w:w="1965"/>
        <w:gridCol w:w="3317"/>
      </w:tblGrid>
      <w:tr w:rsidR="00FD0F23" w:rsidRPr="00633CE1" w14:paraId="596E67EE" w14:textId="77777777" w:rsidTr="00A76D4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9" w:type="pct"/>
            <w:shd w:val="clear" w:color="auto" w:fill="D0CECE" w:themeFill="background2" w:themeFillShade="E6"/>
          </w:tcPr>
          <w:p w14:paraId="5FCA066D" w14:textId="77777777" w:rsidR="00FD0F23" w:rsidRPr="001A1EEC" w:rsidRDefault="00FD0F23" w:rsidP="001B392C">
            <w:pPr>
              <w:pStyle w:val="afa"/>
              <w:ind w:firstLine="0"/>
              <w:jc w:val="left"/>
              <w:rPr>
                <w:lang w:eastAsia="x-none"/>
              </w:rPr>
            </w:pPr>
            <w:r w:rsidRPr="001A1EEC">
              <w:rPr>
                <w:lang w:eastAsia="x-none"/>
              </w:rPr>
              <w:t>Наименование</w:t>
            </w:r>
          </w:p>
        </w:tc>
        <w:tc>
          <w:tcPr>
            <w:tcW w:w="956" w:type="pct"/>
            <w:shd w:val="clear" w:color="auto" w:fill="D0CECE" w:themeFill="background2" w:themeFillShade="E6"/>
          </w:tcPr>
          <w:p w14:paraId="646566BA" w14:textId="77777777" w:rsidR="00FD0F23" w:rsidRPr="00D66E56" w:rsidRDefault="00FD0F23" w:rsidP="001B392C">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sidRPr="00D66E56">
              <w:rPr>
                <w:lang w:eastAsia="x-none"/>
              </w:rPr>
              <w:t>Тип</w:t>
            </w:r>
          </w:p>
        </w:tc>
        <w:tc>
          <w:tcPr>
            <w:tcW w:w="995" w:type="pct"/>
            <w:shd w:val="clear" w:color="auto" w:fill="D0CECE" w:themeFill="background2" w:themeFillShade="E6"/>
          </w:tcPr>
          <w:p w14:paraId="2122D353" w14:textId="77777777" w:rsidR="00FD0F23" w:rsidRPr="00D66E56" w:rsidRDefault="00FD0F23" w:rsidP="001B392C">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sidRPr="00D66E56">
              <w:rPr>
                <w:lang w:eastAsia="x-none"/>
              </w:rPr>
              <w:t>Обязательность</w:t>
            </w:r>
          </w:p>
        </w:tc>
        <w:tc>
          <w:tcPr>
            <w:tcW w:w="1680" w:type="pct"/>
            <w:shd w:val="clear" w:color="auto" w:fill="D0CECE" w:themeFill="background2" w:themeFillShade="E6"/>
          </w:tcPr>
          <w:p w14:paraId="5011E441" w14:textId="77777777" w:rsidR="00FD0F23" w:rsidRPr="00D66E56" w:rsidRDefault="00FD0F23" w:rsidP="001B392C">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sidRPr="00D66E56">
              <w:rPr>
                <w:lang w:eastAsia="x-none"/>
              </w:rPr>
              <w:t>Описание</w:t>
            </w:r>
          </w:p>
        </w:tc>
      </w:tr>
      <w:tr w:rsidR="00FD0F23" w:rsidRPr="00633CE1" w14:paraId="4E1D2A93"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7B95F8E3" w14:textId="3AC627C6" w:rsidR="00FD0F23" w:rsidRPr="00D66E56" w:rsidRDefault="00FD0F23" w:rsidP="00FD0F23">
            <w:pPr>
              <w:pStyle w:val="afa"/>
              <w:ind w:firstLine="0"/>
              <w:jc w:val="left"/>
            </w:pPr>
            <w:r w:rsidRPr="00103CDE">
              <w:t>Сложность</w:t>
            </w:r>
          </w:p>
        </w:tc>
        <w:tc>
          <w:tcPr>
            <w:tcW w:w="956" w:type="pct"/>
          </w:tcPr>
          <w:p w14:paraId="437A1E17" w14:textId="00C129A5" w:rsidR="00FD0F23" w:rsidRPr="00D66E56" w:rsidRDefault="001B392C" w:rsidP="001B392C">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Число</w:t>
            </w:r>
          </w:p>
        </w:tc>
        <w:tc>
          <w:tcPr>
            <w:tcW w:w="995" w:type="pct"/>
          </w:tcPr>
          <w:p w14:paraId="3EE13B7C" w14:textId="677BB35A" w:rsidR="00FD0F23" w:rsidRPr="00D66E56" w:rsidRDefault="001B392C" w:rsidP="00FD0F23">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55B5CED8" w14:textId="77777777" w:rsidR="001B392C" w:rsidRDefault="001B392C" w:rsidP="001B392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Указывает уровень сложности при подборе.</w:t>
            </w:r>
          </w:p>
          <w:p w14:paraId="61B3E9CC" w14:textId="54DEB962" w:rsidR="00FD0F23" w:rsidRPr="00D66E56" w:rsidRDefault="001B392C" w:rsidP="001B392C">
            <w:pPr>
              <w:pStyle w:val="afa"/>
              <w:ind w:firstLine="0"/>
              <w:jc w:val="left"/>
              <w:cnfStyle w:val="000000100000" w:firstRow="0" w:lastRow="0" w:firstColumn="0" w:lastColumn="0" w:oddVBand="0" w:evenVBand="0" w:oddHBand="1" w:evenHBand="0" w:firstRowFirstColumn="0" w:firstRowLastColumn="0" w:lastRowFirstColumn="0" w:lastRowLastColumn="0"/>
            </w:pPr>
            <w:r>
              <w:rPr>
                <w:lang w:eastAsia="x-none"/>
              </w:rPr>
              <w:t>Поле является обязательным для согласования заявки Главным рекрутером (изменения статуса «На согласовании» на статус «На исполнении»)</w:t>
            </w:r>
          </w:p>
        </w:tc>
      </w:tr>
      <w:tr w:rsidR="00FD0F23" w:rsidRPr="00633CE1" w14:paraId="4A66D4CD" w14:textId="77777777" w:rsidTr="00A76D49">
        <w:tc>
          <w:tcPr>
            <w:cnfStyle w:val="001000000000" w:firstRow="0" w:lastRow="0" w:firstColumn="1" w:lastColumn="0" w:oddVBand="0" w:evenVBand="0" w:oddHBand="0" w:evenHBand="0" w:firstRowFirstColumn="0" w:firstRowLastColumn="0" w:lastRowFirstColumn="0" w:lastRowLastColumn="0"/>
            <w:tcW w:w="1369" w:type="pct"/>
          </w:tcPr>
          <w:p w14:paraId="4FF71FB8" w14:textId="5EF09D10" w:rsidR="00FD0F23" w:rsidRPr="00D66E56" w:rsidRDefault="00FD0F23" w:rsidP="00FD0F23">
            <w:pPr>
              <w:pStyle w:val="afa"/>
              <w:ind w:firstLine="0"/>
              <w:jc w:val="left"/>
            </w:pPr>
            <w:r w:rsidRPr="00103CDE">
              <w:t>Приоритет</w:t>
            </w:r>
          </w:p>
        </w:tc>
        <w:tc>
          <w:tcPr>
            <w:tcW w:w="956" w:type="pct"/>
          </w:tcPr>
          <w:p w14:paraId="5688B946" w14:textId="1F418AB6" w:rsidR="00FD0F23" w:rsidRPr="00D66E56" w:rsidRDefault="001B392C" w:rsidP="00FD0F23">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Выбор из списка</w:t>
            </w:r>
          </w:p>
        </w:tc>
        <w:tc>
          <w:tcPr>
            <w:tcW w:w="995" w:type="pct"/>
          </w:tcPr>
          <w:p w14:paraId="56388DB1" w14:textId="4AF38805" w:rsidR="00FD0F23" w:rsidRPr="00D66E56" w:rsidRDefault="001B392C" w:rsidP="00FD0F23">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5AEA48DF" w14:textId="51172B58" w:rsidR="001B392C" w:rsidRDefault="001B392C" w:rsidP="001B392C">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Указывает приоритет заявки</w:t>
            </w:r>
            <w:r w:rsidR="003A6F50">
              <w:rPr>
                <w:lang w:eastAsia="x-none"/>
              </w:rPr>
              <w:t xml:space="preserve"> для рекрутера</w:t>
            </w:r>
            <w:r>
              <w:rPr>
                <w:lang w:eastAsia="x-none"/>
              </w:rPr>
              <w:t>.</w:t>
            </w:r>
          </w:p>
          <w:p w14:paraId="5AA46924" w14:textId="70627573" w:rsidR="001B392C" w:rsidRDefault="001B392C" w:rsidP="001B392C">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Поле является обязательным для согласования заявки Главным рекрутером (изменения статуса «На согласовании» на статус «На исполнении»)</w:t>
            </w:r>
          </w:p>
          <w:p w14:paraId="777E7BF8" w14:textId="52283870" w:rsidR="00FD0F23" w:rsidRPr="00D66E56" w:rsidRDefault="00FD0F23" w:rsidP="00FD0F23">
            <w:pPr>
              <w:pStyle w:val="afa"/>
              <w:ind w:firstLine="0"/>
              <w:cnfStyle w:val="000000000000" w:firstRow="0" w:lastRow="0" w:firstColumn="0" w:lastColumn="0" w:oddVBand="0" w:evenVBand="0" w:oddHBand="0" w:evenHBand="0" w:firstRowFirstColumn="0" w:firstRowLastColumn="0" w:lastRowFirstColumn="0" w:lastRowLastColumn="0"/>
            </w:pPr>
          </w:p>
        </w:tc>
      </w:tr>
      <w:tr w:rsidR="00FD0F23" w:rsidRPr="00633CE1" w14:paraId="52BA8411"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65FE921D" w14:textId="4FC64940" w:rsidR="00FD0F23" w:rsidRPr="00FA17BB" w:rsidRDefault="00FD0F23" w:rsidP="00FD0F23">
            <w:pPr>
              <w:pStyle w:val="afa"/>
              <w:ind w:firstLine="0"/>
              <w:jc w:val="left"/>
            </w:pPr>
            <w:r w:rsidRPr="0014034C">
              <w:t xml:space="preserve">Рекрутер </w:t>
            </w:r>
          </w:p>
        </w:tc>
        <w:tc>
          <w:tcPr>
            <w:tcW w:w="956" w:type="pct"/>
          </w:tcPr>
          <w:p w14:paraId="6767D5C1" w14:textId="77777777" w:rsidR="00FD0F23" w:rsidRDefault="00767191" w:rsidP="00FD0F23">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Пользователь</w:t>
            </w:r>
          </w:p>
          <w:p w14:paraId="723853F9" w14:textId="74DACFD5" w:rsidR="00947AD0" w:rsidRPr="00FA17BB" w:rsidRDefault="00947AD0" w:rsidP="00FD0F23">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(выбор из группы Рекрутеров)</w:t>
            </w:r>
          </w:p>
        </w:tc>
        <w:tc>
          <w:tcPr>
            <w:tcW w:w="995" w:type="pct"/>
          </w:tcPr>
          <w:p w14:paraId="75FA77CE" w14:textId="03487EA2" w:rsidR="00FD0F23" w:rsidRPr="00FA17BB" w:rsidRDefault="001B392C" w:rsidP="00FD0F23">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3DEB5B41" w14:textId="77777777" w:rsidR="00FD0F23" w:rsidRDefault="001B392C" w:rsidP="00FD0F23">
            <w:pPr>
              <w:pStyle w:val="afa"/>
              <w:ind w:firstLine="0"/>
              <w:cnfStyle w:val="000000100000" w:firstRow="0" w:lastRow="0" w:firstColumn="0" w:lastColumn="0" w:oddVBand="0" w:evenVBand="0" w:oddHBand="1" w:evenHBand="0" w:firstRowFirstColumn="0" w:firstRowLastColumn="0" w:lastRowFirstColumn="0" w:lastRowLastColumn="0"/>
            </w:pPr>
            <w:r>
              <w:t xml:space="preserve">Ответственный рекрутер за подбор персонала. </w:t>
            </w:r>
          </w:p>
          <w:p w14:paraId="0A8DF6FA" w14:textId="77777777" w:rsidR="001B392C" w:rsidRDefault="001B392C" w:rsidP="001B392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Поле является обязательным для согласования заявки Главным рекрутером (изменения статуса «На </w:t>
            </w:r>
            <w:r>
              <w:rPr>
                <w:lang w:eastAsia="x-none"/>
              </w:rPr>
              <w:lastRenderedPageBreak/>
              <w:t>согласовании» на статус «На исполнении»)</w:t>
            </w:r>
          </w:p>
          <w:p w14:paraId="527AF94B" w14:textId="0E35B848" w:rsidR="001B392C" w:rsidRPr="00FA17BB" w:rsidRDefault="001B392C" w:rsidP="00FD0F23">
            <w:pPr>
              <w:pStyle w:val="afa"/>
              <w:ind w:firstLine="0"/>
              <w:cnfStyle w:val="000000100000" w:firstRow="0" w:lastRow="0" w:firstColumn="0" w:lastColumn="0" w:oddVBand="0" w:evenVBand="0" w:oddHBand="1" w:evenHBand="0" w:firstRowFirstColumn="0" w:firstRowLastColumn="0" w:lastRowFirstColumn="0" w:lastRowLastColumn="0"/>
            </w:pPr>
          </w:p>
        </w:tc>
      </w:tr>
      <w:tr w:rsidR="00FD0F23" w:rsidRPr="00633CE1" w14:paraId="2F9E45DE" w14:textId="77777777" w:rsidTr="00A76D49">
        <w:tc>
          <w:tcPr>
            <w:cnfStyle w:val="001000000000" w:firstRow="0" w:lastRow="0" w:firstColumn="1" w:lastColumn="0" w:oddVBand="0" w:evenVBand="0" w:oddHBand="0" w:evenHBand="0" w:firstRowFirstColumn="0" w:firstRowLastColumn="0" w:lastRowFirstColumn="0" w:lastRowLastColumn="0"/>
            <w:tcW w:w="1369" w:type="pct"/>
          </w:tcPr>
          <w:p w14:paraId="58696780" w14:textId="04F4FF4F" w:rsidR="00FD0F23" w:rsidRPr="001A1EEC" w:rsidRDefault="00FD0F23" w:rsidP="00FD0F23">
            <w:pPr>
              <w:pStyle w:val="afa"/>
              <w:ind w:firstLine="0"/>
              <w:jc w:val="left"/>
            </w:pPr>
            <w:r w:rsidRPr="0014034C">
              <w:lastRenderedPageBreak/>
              <w:t>Номер вакансии из свободного бюджета</w:t>
            </w:r>
          </w:p>
        </w:tc>
        <w:tc>
          <w:tcPr>
            <w:tcW w:w="956" w:type="pct"/>
          </w:tcPr>
          <w:p w14:paraId="5EB485D8" w14:textId="11A050A8" w:rsidR="00FD0F23" w:rsidRPr="00633CE1" w:rsidRDefault="001B392C" w:rsidP="00FD0F23">
            <w:pPr>
              <w:pStyle w:val="afa"/>
              <w:ind w:firstLine="0"/>
              <w:jc w:val="left"/>
              <w:cnfStyle w:val="000000000000" w:firstRow="0" w:lastRow="0" w:firstColumn="0" w:lastColumn="0" w:oddVBand="0" w:evenVBand="0" w:oddHBand="0" w:evenHBand="0" w:firstRowFirstColumn="0" w:firstRowLastColumn="0" w:lastRowFirstColumn="0" w:lastRowLastColumn="0"/>
              <w:rPr>
                <w:strike/>
                <w:lang w:eastAsia="x-none"/>
              </w:rPr>
            </w:pPr>
            <w:r>
              <w:rPr>
                <w:lang w:eastAsia="x-none"/>
              </w:rPr>
              <w:t>Выбор из списка</w:t>
            </w:r>
          </w:p>
        </w:tc>
        <w:tc>
          <w:tcPr>
            <w:tcW w:w="995" w:type="pct"/>
          </w:tcPr>
          <w:p w14:paraId="4E7FA255" w14:textId="4E42F1EE" w:rsidR="00FD0F23" w:rsidRPr="00420352" w:rsidRDefault="001B392C" w:rsidP="00FD0F23">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0E74D5FC" w14:textId="77777777" w:rsidR="00FD0F23" w:rsidRDefault="001B392C" w:rsidP="00FD0F23">
            <w:pPr>
              <w:pStyle w:val="afa"/>
              <w:ind w:firstLine="0"/>
              <w:cnfStyle w:val="000000000000" w:firstRow="0" w:lastRow="0" w:firstColumn="0" w:lastColumn="0" w:oddVBand="0" w:evenVBand="0" w:oddHBand="0" w:evenHBand="0" w:firstRowFirstColumn="0" w:firstRowLastColumn="0" w:lastRowFirstColumn="0" w:lastRowLastColumn="0"/>
            </w:pPr>
            <w:r>
              <w:t>Номер для кадровой службы.</w:t>
            </w:r>
          </w:p>
          <w:p w14:paraId="4A3DBA7E" w14:textId="3CDD4CB4" w:rsidR="001B392C" w:rsidRDefault="001B392C" w:rsidP="001B392C">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Поле является обязательным для исполнения заявки рекрутером (изменения статуса «На исполнении» на статус «Исполнено»)</w:t>
            </w:r>
          </w:p>
          <w:p w14:paraId="7D25D661" w14:textId="5752618A" w:rsidR="001B392C" w:rsidRPr="001B392C" w:rsidRDefault="001B392C" w:rsidP="00FD0F23">
            <w:pPr>
              <w:pStyle w:val="afa"/>
              <w:ind w:firstLine="0"/>
              <w:cnfStyle w:val="000000000000" w:firstRow="0" w:lastRow="0" w:firstColumn="0" w:lastColumn="0" w:oddVBand="0" w:evenVBand="0" w:oddHBand="0" w:evenHBand="0" w:firstRowFirstColumn="0" w:firstRowLastColumn="0" w:lastRowFirstColumn="0" w:lastRowLastColumn="0"/>
            </w:pPr>
          </w:p>
        </w:tc>
      </w:tr>
      <w:tr w:rsidR="001B392C" w:rsidRPr="00633CE1" w14:paraId="0E2194DA"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65EB2E96" w14:textId="45F3321F" w:rsidR="001B392C" w:rsidRPr="00633CE1" w:rsidRDefault="001B392C" w:rsidP="001B392C">
            <w:pPr>
              <w:pStyle w:val="afa"/>
              <w:ind w:firstLine="0"/>
              <w:jc w:val="left"/>
              <w:rPr>
                <w:strike/>
              </w:rPr>
            </w:pPr>
            <w:r w:rsidRPr="0014034C">
              <w:t>HR партнер</w:t>
            </w:r>
          </w:p>
        </w:tc>
        <w:tc>
          <w:tcPr>
            <w:tcW w:w="956" w:type="pct"/>
          </w:tcPr>
          <w:p w14:paraId="0A6721A3" w14:textId="4EF40A4C" w:rsidR="001B392C" w:rsidRPr="00633CE1" w:rsidRDefault="001B392C" w:rsidP="001B392C">
            <w:pPr>
              <w:pStyle w:val="afa"/>
              <w:ind w:firstLine="0"/>
              <w:jc w:val="left"/>
              <w:cnfStyle w:val="000000100000" w:firstRow="0" w:lastRow="0" w:firstColumn="0" w:lastColumn="0" w:oddVBand="0" w:evenVBand="0" w:oddHBand="1" w:evenHBand="0" w:firstRowFirstColumn="0" w:firstRowLastColumn="0" w:lastRowFirstColumn="0" w:lastRowLastColumn="0"/>
              <w:rPr>
                <w:strike/>
                <w:lang w:eastAsia="x-none"/>
              </w:rPr>
            </w:pPr>
            <w:r w:rsidRPr="00C93E26">
              <w:rPr>
                <w:lang w:eastAsia="x-none"/>
              </w:rPr>
              <w:t>Однострочный текст</w:t>
            </w:r>
          </w:p>
        </w:tc>
        <w:tc>
          <w:tcPr>
            <w:tcW w:w="995" w:type="pct"/>
          </w:tcPr>
          <w:p w14:paraId="31822855" w14:textId="2AA1D455" w:rsidR="001B392C" w:rsidRPr="00420352" w:rsidRDefault="001B392C" w:rsidP="001B392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1D5B7C74" w14:textId="0A89243A" w:rsidR="001B392C" w:rsidRDefault="001B392C" w:rsidP="001B392C">
            <w:pPr>
              <w:pStyle w:val="afa"/>
              <w:ind w:firstLine="0"/>
              <w:cnfStyle w:val="000000100000" w:firstRow="0" w:lastRow="0" w:firstColumn="0" w:lastColumn="0" w:oddVBand="0" w:evenVBand="0" w:oddHBand="1" w:evenHBand="0" w:firstRowFirstColumn="0" w:firstRowLastColumn="0" w:lastRowFirstColumn="0" w:lastRowLastColumn="0"/>
            </w:pPr>
            <w:r>
              <w:t>Название партнера по проекту.</w:t>
            </w:r>
          </w:p>
          <w:p w14:paraId="0C074653" w14:textId="4C75A9D7" w:rsidR="001B392C" w:rsidRPr="00633CE1" w:rsidRDefault="001B392C" w:rsidP="001B392C">
            <w:pPr>
              <w:pStyle w:val="afa"/>
              <w:ind w:firstLine="0"/>
              <w:cnfStyle w:val="000000100000" w:firstRow="0" w:lastRow="0" w:firstColumn="0" w:lastColumn="0" w:oddVBand="0" w:evenVBand="0" w:oddHBand="1" w:evenHBand="0" w:firstRowFirstColumn="0" w:firstRowLastColumn="0" w:lastRowFirstColumn="0" w:lastRowLastColumn="0"/>
              <w:rPr>
                <w:strike/>
              </w:rPr>
            </w:pPr>
            <w:r w:rsidRPr="00C93E26">
              <w:rPr>
                <w:lang w:eastAsia="x-none"/>
              </w:rPr>
              <w:t xml:space="preserve">Максимальное количество знаков </w:t>
            </w:r>
            <w:r>
              <w:rPr>
                <w:lang w:eastAsia="x-none"/>
              </w:rPr>
              <w:t>50</w:t>
            </w:r>
          </w:p>
        </w:tc>
      </w:tr>
      <w:tr w:rsidR="001B392C" w:rsidRPr="00633CE1" w14:paraId="74941759" w14:textId="77777777" w:rsidTr="00A76D49">
        <w:tc>
          <w:tcPr>
            <w:cnfStyle w:val="001000000000" w:firstRow="0" w:lastRow="0" w:firstColumn="1" w:lastColumn="0" w:oddVBand="0" w:evenVBand="0" w:oddHBand="0" w:evenHBand="0" w:firstRowFirstColumn="0" w:firstRowLastColumn="0" w:lastRowFirstColumn="0" w:lastRowLastColumn="0"/>
            <w:tcW w:w="1369" w:type="pct"/>
          </w:tcPr>
          <w:p w14:paraId="3958399A" w14:textId="1DD6A07D" w:rsidR="001B392C" w:rsidRPr="001A1EEC" w:rsidRDefault="001B392C" w:rsidP="001B392C">
            <w:pPr>
              <w:pStyle w:val="afa"/>
              <w:ind w:firstLine="0"/>
              <w:jc w:val="left"/>
            </w:pPr>
            <w:r w:rsidRPr="00CD3AF1">
              <w:t>Текущий статус для Аккаунта</w:t>
            </w:r>
          </w:p>
        </w:tc>
        <w:tc>
          <w:tcPr>
            <w:tcW w:w="956" w:type="pct"/>
          </w:tcPr>
          <w:p w14:paraId="08A68A96" w14:textId="045D1978" w:rsidR="001B392C" w:rsidRPr="00C93E26" w:rsidRDefault="00D96E33" w:rsidP="001B392C">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Однострочный текст</w:t>
            </w:r>
          </w:p>
        </w:tc>
        <w:tc>
          <w:tcPr>
            <w:tcW w:w="995" w:type="pct"/>
          </w:tcPr>
          <w:p w14:paraId="781F5476" w14:textId="5613027C" w:rsidR="001B392C" w:rsidRPr="00420352" w:rsidRDefault="005219EF" w:rsidP="001B392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12EAD080" w14:textId="77777777" w:rsidR="00D96E33" w:rsidRDefault="00D96E33" w:rsidP="001B392C">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Информация для Аккаунта.</w:t>
            </w:r>
          </w:p>
          <w:p w14:paraId="1EFD402F" w14:textId="3B890753" w:rsidR="001B392C" w:rsidRDefault="00D96E33" w:rsidP="001B392C">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 xml:space="preserve">Максимальное количество знаков </w:t>
            </w:r>
            <w:r>
              <w:rPr>
                <w:lang w:eastAsia="x-none"/>
              </w:rPr>
              <w:t>100</w:t>
            </w:r>
          </w:p>
        </w:tc>
      </w:tr>
      <w:tr w:rsidR="004E4EEC" w:rsidRPr="00633CE1" w14:paraId="57EF65AA"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7050AE16" w14:textId="4DD78AFD" w:rsidR="004E4EEC" w:rsidRPr="002055F0" w:rsidRDefault="004E4EEC" w:rsidP="004E4EEC">
            <w:pPr>
              <w:pStyle w:val="afa"/>
              <w:ind w:firstLine="0"/>
              <w:jc w:val="left"/>
            </w:pPr>
            <w:r w:rsidRPr="00CD3AF1">
              <w:t>Количество подобранных вакансий</w:t>
            </w:r>
          </w:p>
        </w:tc>
        <w:tc>
          <w:tcPr>
            <w:tcW w:w="956" w:type="pct"/>
          </w:tcPr>
          <w:p w14:paraId="62336C77" w14:textId="154A8157" w:rsidR="004E4EEC" w:rsidRDefault="004E4EEC"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Число</w:t>
            </w:r>
          </w:p>
        </w:tc>
        <w:tc>
          <w:tcPr>
            <w:tcW w:w="995" w:type="pct"/>
          </w:tcPr>
          <w:p w14:paraId="69D4EF6A" w14:textId="66509D14" w:rsidR="004E4EEC" w:rsidRPr="00420352" w:rsidRDefault="004E4EEC" w:rsidP="004E4EE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w:t>
            </w:r>
          </w:p>
        </w:tc>
        <w:tc>
          <w:tcPr>
            <w:tcW w:w="1680" w:type="pct"/>
          </w:tcPr>
          <w:p w14:paraId="3DA6E421" w14:textId="6D8EE076" w:rsidR="004E4EEC" w:rsidRPr="00C93E26" w:rsidRDefault="004E4EEC"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Общее к</w:t>
            </w:r>
            <w:r w:rsidRPr="00C93E26">
              <w:rPr>
                <w:lang w:eastAsia="x-none"/>
              </w:rPr>
              <w:t xml:space="preserve">оличество </w:t>
            </w:r>
            <w:r>
              <w:rPr>
                <w:lang w:eastAsia="x-none"/>
              </w:rPr>
              <w:t>подобранных вакансий</w:t>
            </w:r>
          </w:p>
          <w:p w14:paraId="50D2E859" w14:textId="77777777" w:rsidR="004E4EEC" w:rsidRDefault="004E4EEC"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sidRPr="00C93E26">
              <w:rPr>
                <w:lang w:eastAsia="x-none"/>
              </w:rPr>
              <w:t>Целое число от 1 – до 10 (включительно)</w:t>
            </w:r>
          </w:p>
          <w:p w14:paraId="46287553" w14:textId="77777777" w:rsidR="004E4EEC" w:rsidRDefault="004E4EEC"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Поле является обязательным для исполнения заявки рекрутером (изменения статуса «На исполнении» на статус «Исполнено»)</w:t>
            </w:r>
          </w:p>
          <w:p w14:paraId="28F19BB6" w14:textId="74CBFDC2" w:rsidR="004E4EEC" w:rsidRDefault="004E4EEC"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p>
        </w:tc>
      </w:tr>
      <w:tr w:rsidR="004E4EEC" w:rsidRPr="00633CE1" w14:paraId="297F3180" w14:textId="77777777" w:rsidTr="00A76D49">
        <w:tc>
          <w:tcPr>
            <w:cnfStyle w:val="001000000000" w:firstRow="0" w:lastRow="0" w:firstColumn="1" w:lastColumn="0" w:oddVBand="0" w:evenVBand="0" w:oddHBand="0" w:evenHBand="0" w:firstRowFirstColumn="0" w:firstRowLastColumn="0" w:lastRowFirstColumn="0" w:lastRowLastColumn="0"/>
            <w:tcW w:w="1369" w:type="pct"/>
          </w:tcPr>
          <w:p w14:paraId="161C0EB7" w14:textId="60FBF2DC" w:rsidR="004E4EEC" w:rsidRPr="00762A6F" w:rsidRDefault="004E4EEC" w:rsidP="004E4EEC">
            <w:pPr>
              <w:pStyle w:val="afa"/>
              <w:ind w:firstLine="0"/>
              <w:jc w:val="left"/>
            </w:pPr>
            <w:r w:rsidRPr="00CD3AF1">
              <w:t>ФИО кандидатов</w:t>
            </w:r>
          </w:p>
        </w:tc>
        <w:tc>
          <w:tcPr>
            <w:tcW w:w="956" w:type="pct"/>
          </w:tcPr>
          <w:p w14:paraId="4D6D41CB" w14:textId="441C46E4" w:rsidR="004E4EEC" w:rsidRPr="00C93E26" w:rsidRDefault="004E4EEC" w:rsidP="004E4EEC">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Однострочный текст</w:t>
            </w:r>
          </w:p>
        </w:tc>
        <w:tc>
          <w:tcPr>
            <w:tcW w:w="995" w:type="pct"/>
          </w:tcPr>
          <w:p w14:paraId="7381F53D" w14:textId="0897489A" w:rsidR="004E4EEC" w:rsidRPr="00420352" w:rsidRDefault="004E4EEC" w:rsidP="004E4EE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2EC8E0F6" w14:textId="0442FF16" w:rsidR="004E4EEC" w:rsidRDefault="004E4EEC" w:rsidP="004E4EEC">
            <w:pPr>
              <w:pStyle w:val="afa"/>
              <w:ind w:firstLine="0"/>
              <w:cnfStyle w:val="000000000000" w:firstRow="0" w:lastRow="0" w:firstColumn="0" w:lastColumn="0" w:oddVBand="0" w:evenVBand="0" w:oddHBand="0" w:evenHBand="0" w:firstRowFirstColumn="0" w:firstRowLastColumn="0" w:lastRowFirstColumn="0" w:lastRowLastColumn="0"/>
            </w:pPr>
            <w:r>
              <w:t>ФИО кандидатов, которые готовы выйти н</w:t>
            </w:r>
            <w:r w:rsidR="002D1B46">
              <w:t>а работу.</w:t>
            </w:r>
          </w:p>
          <w:p w14:paraId="5BAA25F6" w14:textId="6B6B0CDD" w:rsidR="004E4EEC" w:rsidRDefault="004E4EEC" w:rsidP="004E4EEC">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sidRPr="00C93E26">
              <w:rPr>
                <w:lang w:eastAsia="x-none"/>
              </w:rPr>
              <w:t xml:space="preserve">Максимальное количество знаков </w:t>
            </w:r>
            <w:r>
              <w:rPr>
                <w:lang w:eastAsia="x-none"/>
              </w:rPr>
              <w:t>50</w:t>
            </w:r>
          </w:p>
        </w:tc>
      </w:tr>
      <w:tr w:rsidR="004E4EEC" w:rsidRPr="00633CE1" w14:paraId="477F18B9"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0F9ABAE5" w14:textId="3CA0D1CA" w:rsidR="004E4EEC" w:rsidRDefault="004E4EEC" w:rsidP="004E4EEC">
            <w:pPr>
              <w:pStyle w:val="afa"/>
              <w:ind w:firstLine="0"/>
              <w:jc w:val="left"/>
            </w:pPr>
            <w:r>
              <w:t>Дата выхода на работу</w:t>
            </w:r>
          </w:p>
        </w:tc>
        <w:tc>
          <w:tcPr>
            <w:tcW w:w="956" w:type="pct"/>
          </w:tcPr>
          <w:p w14:paraId="3E0089EE" w14:textId="08FEC5A6" w:rsidR="004E4EEC" w:rsidRPr="00C93E26" w:rsidRDefault="002D1B46"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Дата</w:t>
            </w:r>
          </w:p>
        </w:tc>
        <w:tc>
          <w:tcPr>
            <w:tcW w:w="995" w:type="pct"/>
          </w:tcPr>
          <w:p w14:paraId="35B845C7" w14:textId="19482C4E" w:rsidR="004E4EEC" w:rsidRPr="00420352" w:rsidRDefault="002D1B46" w:rsidP="004E4EE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04298279" w14:textId="0B35B334" w:rsidR="004E4EEC" w:rsidRDefault="002D1B46" w:rsidP="004E4EEC">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Предполагаемая дата выхода кандидатов на работу.</w:t>
            </w:r>
          </w:p>
        </w:tc>
      </w:tr>
      <w:tr w:rsidR="004E4EEC" w:rsidRPr="00633CE1" w14:paraId="0993950F" w14:textId="77777777" w:rsidTr="00A76D49">
        <w:tc>
          <w:tcPr>
            <w:cnfStyle w:val="001000000000" w:firstRow="0" w:lastRow="0" w:firstColumn="1" w:lastColumn="0" w:oddVBand="0" w:evenVBand="0" w:oddHBand="0" w:evenHBand="0" w:firstRowFirstColumn="0" w:firstRowLastColumn="0" w:lastRowFirstColumn="0" w:lastRowLastColumn="0"/>
            <w:tcW w:w="1369" w:type="pct"/>
          </w:tcPr>
          <w:p w14:paraId="71E456F5" w14:textId="009D137E" w:rsidR="004E4EEC" w:rsidRPr="00762A6F" w:rsidRDefault="004E4EEC" w:rsidP="004E4EEC">
            <w:pPr>
              <w:pStyle w:val="afa"/>
              <w:ind w:firstLine="0"/>
              <w:jc w:val="left"/>
            </w:pPr>
            <w:r w:rsidRPr="00CD3AF1">
              <w:t>Проводящие собеседования</w:t>
            </w:r>
          </w:p>
        </w:tc>
        <w:tc>
          <w:tcPr>
            <w:tcW w:w="956" w:type="pct"/>
          </w:tcPr>
          <w:p w14:paraId="5FE8E877" w14:textId="18448D94" w:rsidR="004E4EEC" w:rsidRPr="00C93E26" w:rsidRDefault="002D1B46" w:rsidP="004E4EEC">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Пользователи</w:t>
            </w:r>
          </w:p>
        </w:tc>
        <w:tc>
          <w:tcPr>
            <w:tcW w:w="995" w:type="pct"/>
          </w:tcPr>
          <w:p w14:paraId="052B19FD" w14:textId="00D86117" w:rsidR="004E4EEC" w:rsidRPr="00420352" w:rsidRDefault="002D1B46" w:rsidP="004E4EE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680" w:type="pct"/>
          </w:tcPr>
          <w:p w14:paraId="7C7ECD5F" w14:textId="77777777" w:rsidR="004E4EEC" w:rsidRDefault="002D1B46" w:rsidP="004E4EEC">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Сотрудники, которые проводят собеседование. </w:t>
            </w:r>
          </w:p>
          <w:p w14:paraId="6190C2F1" w14:textId="7E12C7EB" w:rsidR="002D1B46" w:rsidRDefault="00120773" w:rsidP="004E4EEC">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Является ссылкой на профиль сотрудника</w:t>
            </w:r>
          </w:p>
        </w:tc>
      </w:tr>
      <w:tr w:rsidR="004E4EEC" w:rsidRPr="00633CE1" w14:paraId="23AEF7C9" w14:textId="77777777" w:rsidTr="00A7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9" w:type="pct"/>
          </w:tcPr>
          <w:p w14:paraId="197169DB" w14:textId="0A64B297" w:rsidR="004E4EEC" w:rsidRPr="00CD3AF1" w:rsidRDefault="004E4EEC" w:rsidP="004E4EEC">
            <w:pPr>
              <w:pStyle w:val="afa"/>
              <w:ind w:firstLine="0"/>
              <w:jc w:val="left"/>
            </w:pPr>
            <w:r>
              <w:lastRenderedPageBreak/>
              <w:t>Наставники</w:t>
            </w:r>
          </w:p>
        </w:tc>
        <w:tc>
          <w:tcPr>
            <w:tcW w:w="956" w:type="pct"/>
          </w:tcPr>
          <w:p w14:paraId="2EF6A4DE" w14:textId="008F5426" w:rsidR="004E4EEC" w:rsidRPr="00C93E26" w:rsidRDefault="002D1B46" w:rsidP="004E4EEC">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Пользователи</w:t>
            </w:r>
          </w:p>
        </w:tc>
        <w:tc>
          <w:tcPr>
            <w:tcW w:w="995" w:type="pct"/>
          </w:tcPr>
          <w:p w14:paraId="471F95DD" w14:textId="08115E0A" w:rsidR="004E4EEC" w:rsidRPr="00420352" w:rsidRDefault="002D1B46" w:rsidP="004E4EE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680" w:type="pct"/>
          </w:tcPr>
          <w:p w14:paraId="1CF1592F" w14:textId="6381B243" w:rsidR="00120773" w:rsidRDefault="00120773" w:rsidP="004E4EEC">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Наставники.</w:t>
            </w:r>
          </w:p>
          <w:p w14:paraId="21C5287D" w14:textId="54B0C7E4" w:rsidR="004E4EEC" w:rsidRDefault="00120773" w:rsidP="004E4EEC">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Является ссылкой на профиль сотрудника</w:t>
            </w:r>
          </w:p>
        </w:tc>
      </w:tr>
    </w:tbl>
    <w:p w14:paraId="533ED904" w14:textId="77777777" w:rsidR="00815200" w:rsidRDefault="00815200" w:rsidP="00815200">
      <w:pPr>
        <w:pStyle w:val="afa"/>
        <w:keepNext/>
      </w:pPr>
      <w:r w:rsidRPr="00815200">
        <w:rPr>
          <w:noProof/>
        </w:rPr>
        <w:drawing>
          <wp:inline distT="0" distB="0" distL="0" distR="0" wp14:anchorId="53AFA6A0" wp14:editId="39E2584D">
            <wp:extent cx="5352433" cy="2769386"/>
            <wp:effectExtent l="0" t="0" r="635" b="0"/>
            <wp:docPr id="1303672252" name="Рисунок 130367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252" name="Рисунок 1303672252"/>
                    <pic:cNvPicPr/>
                  </pic:nvPicPr>
                  <pic:blipFill>
                    <a:blip r:embed="rId43">
                      <a:extLst>
                        <a:ext uri="{28A0092B-C50C-407E-A947-70E740481C1C}">
                          <a14:useLocalDpi xmlns:a14="http://schemas.microsoft.com/office/drawing/2010/main" val="0"/>
                        </a:ext>
                      </a:extLst>
                    </a:blip>
                    <a:stretch>
                      <a:fillRect/>
                    </a:stretch>
                  </pic:blipFill>
                  <pic:spPr>
                    <a:xfrm>
                      <a:off x="0" y="0"/>
                      <a:ext cx="5352433" cy="2769386"/>
                    </a:xfrm>
                    <a:prstGeom prst="rect">
                      <a:avLst/>
                    </a:prstGeom>
                  </pic:spPr>
                </pic:pic>
              </a:graphicData>
            </a:graphic>
          </wp:inline>
        </w:drawing>
      </w:r>
    </w:p>
    <w:p w14:paraId="54D32A8A" w14:textId="1DDF768F" w:rsidR="00980648" w:rsidRPr="00815200" w:rsidRDefault="00815200" w:rsidP="00815200">
      <w:pPr>
        <w:pStyle w:val="aff0"/>
        <w:rPr>
          <w:lang w:val="ru-RU"/>
        </w:rPr>
      </w:pPr>
      <w:r>
        <w:t xml:space="preserve">Рисунок </w:t>
      </w:r>
      <w:r w:rsidR="0062504F">
        <w:fldChar w:fldCharType="begin"/>
      </w:r>
      <w:r w:rsidR="0062504F">
        <w:instrText xml:space="preserve"> SEQ Рисунок \* ARABIC </w:instrText>
      </w:r>
      <w:r w:rsidR="0062504F">
        <w:fldChar w:fldCharType="separate"/>
      </w:r>
      <w:r w:rsidR="00A53570">
        <w:rPr>
          <w:noProof/>
        </w:rPr>
        <w:t>10</w:t>
      </w:r>
      <w:r w:rsidR="0062504F">
        <w:rPr>
          <w:noProof/>
        </w:rPr>
        <w:fldChar w:fldCharType="end"/>
      </w:r>
      <w:r>
        <w:t xml:space="preserve">. Пример отображения информации в блоке Информация </w:t>
      </w:r>
      <w:r>
        <w:rPr>
          <w:lang w:val="en-US"/>
        </w:rPr>
        <w:t>HR</w:t>
      </w:r>
      <w:r w:rsidRPr="00815200">
        <w:rPr>
          <w:lang w:val="ru-RU"/>
        </w:rPr>
        <w:t xml:space="preserve"> </w:t>
      </w:r>
      <w:r>
        <w:t>для Автора заявки</w:t>
      </w:r>
    </w:p>
    <w:p w14:paraId="20E479F7" w14:textId="2B465298" w:rsidR="00FE7BBF" w:rsidRPr="009B4145" w:rsidRDefault="00FE7BBF" w:rsidP="00FE7BBF">
      <w:pPr>
        <w:pStyle w:val="2"/>
        <w:numPr>
          <w:ilvl w:val="1"/>
          <w:numId w:val="26"/>
        </w:numPr>
        <w:rPr>
          <w:lang w:val="ru-RU"/>
        </w:rPr>
      </w:pPr>
      <w:bookmarkStart w:id="92" w:name="_Toc76635110"/>
      <w:bookmarkStart w:id="93" w:name="_Toc79400131"/>
      <w:r>
        <w:t xml:space="preserve">Карточка «Заявка на </w:t>
      </w:r>
      <w:r w:rsidRPr="00457589">
        <w:rPr>
          <w:lang w:val="ru-RU"/>
        </w:rPr>
        <w:t>подбор персонала</w:t>
      </w:r>
      <w:r>
        <w:t>»</w:t>
      </w:r>
      <w:r w:rsidRPr="00457589">
        <w:rPr>
          <w:lang w:val="ru-RU"/>
        </w:rPr>
        <w:t xml:space="preserve"> для пользователя с ролью «Автор</w:t>
      </w:r>
      <w:r w:rsidR="002B196E">
        <w:rPr>
          <w:lang w:val="ru-RU"/>
        </w:rPr>
        <w:t xml:space="preserve"> </w:t>
      </w:r>
      <w:r w:rsidRPr="00457589">
        <w:rPr>
          <w:lang w:val="ru-RU"/>
        </w:rPr>
        <w:t>заявки»</w:t>
      </w:r>
      <w:bookmarkEnd w:id="92"/>
      <w:bookmarkEnd w:id="93"/>
    </w:p>
    <w:p w14:paraId="2016130A" w14:textId="1F6D963F" w:rsidR="002B196E" w:rsidRDefault="002B196E" w:rsidP="00EE64FB">
      <w:pPr>
        <w:pStyle w:val="aff4"/>
      </w:pPr>
      <w:r>
        <w:t xml:space="preserve">Таблица </w:t>
      </w:r>
      <w:r>
        <w:fldChar w:fldCharType="begin"/>
      </w:r>
      <w:r>
        <w:instrText xml:space="preserve"> SEQ Таблица \* ARABIC </w:instrText>
      </w:r>
      <w:r>
        <w:fldChar w:fldCharType="separate"/>
      </w:r>
      <w:r w:rsidR="00074981">
        <w:rPr>
          <w:noProof/>
        </w:rPr>
        <w:t>15</w:t>
      </w:r>
      <w:r>
        <w:fldChar w:fldCharType="end"/>
      </w:r>
      <w:r>
        <w:t xml:space="preserve">. Элементы управления </w:t>
      </w:r>
      <w:r w:rsidR="00351562">
        <w:t>заявкой в</w:t>
      </w:r>
      <w:r>
        <w:t xml:space="preserve"> зависимости от статуса заявки.</w:t>
      </w:r>
    </w:p>
    <w:tbl>
      <w:tblPr>
        <w:tblStyle w:val="25"/>
        <w:tblW w:w="5000" w:type="pct"/>
        <w:tblLook w:val="04A0" w:firstRow="1" w:lastRow="0" w:firstColumn="1" w:lastColumn="0" w:noHBand="0" w:noVBand="1"/>
      </w:tblPr>
      <w:tblGrid>
        <w:gridCol w:w="3772"/>
        <w:gridCol w:w="5865"/>
      </w:tblGrid>
      <w:tr w:rsidR="00FE7BBF" w14:paraId="53EB7AB6" w14:textId="77777777" w:rsidTr="00A76D49">
        <w:trPr>
          <w:cnfStyle w:val="100000000000" w:firstRow="1" w:lastRow="0" w:firstColumn="0" w:lastColumn="0" w:oddVBand="0" w:evenVBand="0" w:oddHBand="0" w:evenHBand="0" w:firstRowFirstColumn="0" w:firstRowLastColumn="0" w:lastRowFirstColumn="0" w:lastRowLastColumn="0"/>
          <w:trHeight w:val="1462"/>
          <w:tblHeader/>
        </w:trPr>
        <w:tc>
          <w:tcPr>
            <w:cnfStyle w:val="001000000000" w:firstRow="0" w:lastRow="0" w:firstColumn="1" w:lastColumn="0" w:oddVBand="0" w:evenVBand="0" w:oddHBand="0" w:evenHBand="0" w:firstRowFirstColumn="0" w:firstRowLastColumn="0" w:lastRowFirstColumn="0" w:lastRowLastColumn="0"/>
            <w:tcW w:w="1957" w:type="pct"/>
            <w:shd w:val="clear" w:color="auto" w:fill="D0CECE" w:themeFill="background2" w:themeFillShade="E6"/>
          </w:tcPr>
          <w:p w14:paraId="7827BA71" w14:textId="77777777" w:rsidR="00FE7BBF" w:rsidRDefault="00FE7BBF" w:rsidP="00A76D49">
            <w:pPr>
              <w:pStyle w:val="afa"/>
              <w:ind w:firstLine="0"/>
              <w:jc w:val="left"/>
              <w:rPr>
                <w:lang w:eastAsia="x-none"/>
              </w:rPr>
            </w:pPr>
            <w:r>
              <w:rPr>
                <w:lang w:eastAsia="x-none"/>
              </w:rPr>
              <w:t>Статус заявки</w:t>
            </w:r>
          </w:p>
        </w:tc>
        <w:tc>
          <w:tcPr>
            <w:tcW w:w="3043" w:type="pct"/>
            <w:shd w:val="clear" w:color="auto" w:fill="D0CECE" w:themeFill="background2" w:themeFillShade="E6"/>
          </w:tcPr>
          <w:p w14:paraId="2728665B" w14:textId="77777777" w:rsidR="00FE7BBF" w:rsidRDefault="00FE7BBF"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Pr>
                <w:lang w:eastAsia="x-none"/>
              </w:rPr>
              <w:t>Элементы управления (кнопки)</w:t>
            </w:r>
          </w:p>
        </w:tc>
      </w:tr>
      <w:tr w:rsidR="00FE7BBF" w:rsidRPr="004228A0" w14:paraId="7978F64B" w14:textId="77777777" w:rsidTr="00A76D49">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957" w:type="pct"/>
          </w:tcPr>
          <w:p w14:paraId="0BCF872A" w14:textId="77777777" w:rsidR="00FE7BBF" w:rsidRPr="004228A0" w:rsidRDefault="00FE7BBF" w:rsidP="00A76D49">
            <w:pPr>
              <w:pStyle w:val="afa"/>
              <w:ind w:firstLine="0"/>
              <w:jc w:val="left"/>
              <w:rPr>
                <w:b w:val="0"/>
              </w:rPr>
            </w:pPr>
            <w:r>
              <w:t>Черновик</w:t>
            </w:r>
          </w:p>
        </w:tc>
        <w:tc>
          <w:tcPr>
            <w:tcW w:w="3043" w:type="pct"/>
          </w:tcPr>
          <w:p w14:paraId="33811114" w14:textId="34F16B73" w:rsidR="00FE7BBF" w:rsidRPr="004228A0" w:rsidRDefault="00FE7BBF" w:rsidP="00A76D49">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«Отправить заявку»; «Сохранить»; «</w:t>
            </w:r>
            <w:r w:rsidR="00A85CDE">
              <w:rPr>
                <w:lang w:eastAsia="x-none"/>
              </w:rPr>
              <w:t>Закрыть</w:t>
            </w:r>
            <w:r>
              <w:rPr>
                <w:lang w:eastAsia="x-none"/>
              </w:rPr>
              <w:t>»</w:t>
            </w:r>
          </w:p>
        </w:tc>
      </w:tr>
      <w:tr w:rsidR="00FE7BBF" w:rsidRPr="004228A0" w14:paraId="56AD3737" w14:textId="77777777" w:rsidTr="00A76D49">
        <w:trPr>
          <w:trHeight w:val="855"/>
        </w:trPr>
        <w:tc>
          <w:tcPr>
            <w:cnfStyle w:val="001000000000" w:firstRow="0" w:lastRow="0" w:firstColumn="1" w:lastColumn="0" w:oddVBand="0" w:evenVBand="0" w:oddHBand="0" w:evenHBand="0" w:firstRowFirstColumn="0" w:firstRowLastColumn="0" w:lastRowFirstColumn="0" w:lastRowLastColumn="0"/>
            <w:tcW w:w="1957" w:type="pct"/>
          </w:tcPr>
          <w:p w14:paraId="308D86C5" w14:textId="77777777" w:rsidR="00FE7BBF" w:rsidRPr="003D571B" w:rsidRDefault="00FE7BBF" w:rsidP="00A76D49">
            <w:pPr>
              <w:pStyle w:val="afa"/>
              <w:ind w:firstLine="0"/>
              <w:jc w:val="left"/>
            </w:pPr>
            <w:r w:rsidRPr="00A57D9E">
              <w:t>На рассмотрении</w:t>
            </w:r>
          </w:p>
        </w:tc>
        <w:tc>
          <w:tcPr>
            <w:tcW w:w="3043" w:type="pct"/>
          </w:tcPr>
          <w:p w14:paraId="40780038" w14:textId="77777777" w:rsidR="00FE7BBF" w:rsidRDefault="00FE7BBF" w:rsidP="00A76D49">
            <w:pPr>
              <w:pStyle w:val="afa"/>
              <w:ind w:firstLine="0"/>
              <w:cnfStyle w:val="000000000000" w:firstRow="0" w:lastRow="0" w:firstColumn="0" w:lastColumn="0" w:oddVBand="0" w:evenVBand="0" w:oddHBand="0" w:evenHBand="0" w:firstRowFirstColumn="0" w:firstRowLastColumn="0" w:lastRowFirstColumn="0" w:lastRowLastColumn="0"/>
            </w:pPr>
            <w:r>
              <w:rPr>
                <w:lang w:eastAsia="x-none"/>
              </w:rPr>
              <w:t xml:space="preserve">«Скопировать заявку»; «Закрыть» </w:t>
            </w:r>
          </w:p>
        </w:tc>
      </w:tr>
      <w:tr w:rsidR="00FE7BBF" w:rsidRPr="004228A0" w14:paraId="222807AA" w14:textId="77777777" w:rsidTr="00A76D49">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1957" w:type="pct"/>
          </w:tcPr>
          <w:p w14:paraId="4E2C0EC6" w14:textId="77777777" w:rsidR="00FE7BBF" w:rsidRPr="00A65980" w:rsidRDefault="00FE7BBF" w:rsidP="00A76D49">
            <w:pPr>
              <w:pStyle w:val="afa"/>
              <w:ind w:firstLine="0"/>
              <w:jc w:val="left"/>
            </w:pPr>
            <w:r w:rsidRPr="00D21DD3">
              <w:t>На согласовании</w:t>
            </w:r>
          </w:p>
        </w:tc>
        <w:tc>
          <w:tcPr>
            <w:tcW w:w="3043" w:type="pct"/>
          </w:tcPr>
          <w:p w14:paraId="0B3F9AF3" w14:textId="77777777" w:rsidR="00FE7BBF" w:rsidRDefault="00FE7BBF" w:rsidP="00A76D49">
            <w:pPr>
              <w:pStyle w:val="afa"/>
              <w:ind w:firstLine="0"/>
              <w:cnfStyle w:val="000000100000" w:firstRow="0" w:lastRow="0" w:firstColumn="0" w:lastColumn="0" w:oddVBand="0" w:evenVBand="0" w:oddHBand="1" w:evenHBand="0" w:firstRowFirstColumn="0" w:firstRowLastColumn="0" w:lastRowFirstColumn="0" w:lastRowLastColumn="0"/>
            </w:pPr>
            <w:r>
              <w:rPr>
                <w:lang w:eastAsia="x-none"/>
              </w:rPr>
              <w:t>«Скопировать заявку»; «Закрыть»</w:t>
            </w:r>
          </w:p>
        </w:tc>
      </w:tr>
      <w:tr w:rsidR="00FE7BBF" w:rsidRPr="004228A0" w14:paraId="71257C8B"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74BABEC0" w14:textId="77777777" w:rsidR="00FE7BBF" w:rsidRPr="00A65980" w:rsidRDefault="00FE7BBF" w:rsidP="00A76D49">
            <w:pPr>
              <w:pStyle w:val="afa"/>
              <w:ind w:firstLine="0"/>
              <w:jc w:val="left"/>
            </w:pPr>
            <w:r w:rsidRPr="00D21DD3">
              <w:t>Отклонена</w:t>
            </w:r>
          </w:p>
        </w:tc>
        <w:tc>
          <w:tcPr>
            <w:tcW w:w="3043" w:type="pct"/>
          </w:tcPr>
          <w:p w14:paraId="3B34BC38" w14:textId="77777777" w:rsidR="00FE7BBF" w:rsidRDefault="00FE7BBF" w:rsidP="00A76D49">
            <w:pPr>
              <w:pStyle w:val="afa"/>
              <w:ind w:firstLine="0"/>
              <w:cnfStyle w:val="000000000000" w:firstRow="0" w:lastRow="0" w:firstColumn="0" w:lastColumn="0" w:oddVBand="0" w:evenVBand="0" w:oddHBand="0" w:evenHBand="0" w:firstRowFirstColumn="0" w:firstRowLastColumn="0" w:lastRowFirstColumn="0" w:lastRowLastColumn="0"/>
            </w:pPr>
            <w:r>
              <w:rPr>
                <w:lang w:eastAsia="x-none"/>
              </w:rPr>
              <w:t>«Скопировать заявку»; «Закрыть»</w:t>
            </w:r>
          </w:p>
        </w:tc>
      </w:tr>
      <w:tr w:rsidR="00FE7BBF" w:rsidRPr="004228A0" w14:paraId="2059A19E"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4627D649" w14:textId="77777777" w:rsidR="00FE7BBF" w:rsidRPr="00362C71" w:rsidRDefault="00FE7BBF" w:rsidP="00A76D49">
            <w:pPr>
              <w:pStyle w:val="afa"/>
              <w:ind w:firstLine="0"/>
              <w:jc w:val="left"/>
            </w:pPr>
            <w:r w:rsidRPr="00D21DD3">
              <w:t>На исполнении</w:t>
            </w:r>
          </w:p>
        </w:tc>
        <w:tc>
          <w:tcPr>
            <w:tcW w:w="3043" w:type="pct"/>
          </w:tcPr>
          <w:p w14:paraId="015476AE" w14:textId="77777777" w:rsidR="00FE7BBF" w:rsidRDefault="00FE7BBF" w:rsidP="00A76D49">
            <w:pPr>
              <w:pStyle w:val="afa"/>
              <w:ind w:firstLine="0"/>
              <w:jc w:val="left"/>
              <w:cnfStyle w:val="000000100000" w:firstRow="0" w:lastRow="0" w:firstColumn="0" w:lastColumn="0" w:oddVBand="0" w:evenVBand="0" w:oddHBand="1" w:evenHBand="0" w:firstRowFirstColumn="0" w:firstRowLastColumn="0" w:lastRowFirstColumn="0" w:lastRowLastColumn="0"/>
            </w:pPr>
            <w:r>
              <w:rPr>
                <w:lang w:eastAsia="x-none"/>
              </w:rPr>
              <w:t>«Скопировать заявку»; «Закрыть»</w:t>
            </w:r>
          </w:p>
        </w:tc>
      </w:tr>
      <w:tr w:rsidR="00FE7BBF" w:rsidRPr="004228A0" w14:paraId="183C927A"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2999EAEA" w14:textId="77777777" w:rsidR="00FE7BBF" w:rsidRDefault="00FE7BBF" w:rsidP="00A76D49">
            <w:pPr>
              <w:rPr>
                <w:sz w:val="24"/>
                <w:szCs w:val="24"/>
              </w:rPr>
            </w:pPr>
            <w:r w:rsidRPr="00D21DD3">
              <w:rPr>
                <w:sz w:val="24"/>
                <w:szCs w:val="24"/>
              </w:rPr>
              <w:t>Согласование с руководством</w:t>
            </w:r>
          </w:p>
          <w:p w14:paraId="10D5E10D" w14:textId="77777777" w:rsidR="00FE7BBF" w:rsidRDefault="00FE7BBF" w:rsidP="00A76D49">
            <w:pPr>
              <w:pStyle w:val="afa"/>
              <w:ind w:firstLine="0"/>
              <w:jc w:val="left"/>
            </w:pPr>
          </w:p>
        </w:tc>
        <w:tc>
          <w:tcPr>
            <w:tcW w:w="3043" w:type="pct"/>
          </w:tcPr>
          <w:p w14:paraId="782756DF" w14:textId="77777777" w:rsidR="00FE7BBF" w:rsidRDefault="00FE7BBF"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«Скопировать заявку»; «Закрыть»</w:t>
            </w:r>
          </w:p>
        </w:tc>
      </w:tr>
      <w:tr w:rsidR="00FE7BBF" w:rsidRPr="004228A0" w14:paraId="4E0EA114"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66CC0BF0" w14:textId="77777777" w:rsidR="00FE7BBF" w:rsidRDefault="00FE7BBF" w:rsidP="00A76D49">
            <w:pPr>
              <w:pStyle w:val="afa"/>
              <w:ind w:firstLine="0"/>
              <w:jc w:val="left"/>
            </w:pPr>
            <w:r w:rsidRPr="005D637D">
              <w:lastRenderedPageBreak/>
              <w:t>Приостановлена</w:t>
            </w:r>
          </w:p>
        </w:tc>
        <w:tc>
          <w:tcPr>
            <w:tcW w:w="3043" w:type="pct"/>
          </w:tcPr>
          <w:p w14:paraId="3CF2EA2D" w14:textId="77777777" w:rsidR="00FE7BBF" w:rsidRDefault="00FE7BBF"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«Скопировать заявку»; «Закрыть»</w:t>
            </w:r>
          </w:p>
        </w:tc>
      </w:tr>
      <w:tr w:rsidR="00FE7BBF" w:rsidRPr="004228A0" w14:paraId="49E89131"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22466937" w14:textId="77777777" w:rsidR="00FE7BBF" w:rsidRDefault="00FE7BBF" w:rsidP="00A76D49">
            <w:pPr>
              <w:pStyle w:val="afa"/>
              <w:ind w:firstLine="0"/>
              <w:jc w:val="left"/>
            </w:pPr>
            <w:r>
              <w:t>Исполнена</w:t>
            </w:r>
          </w:p>
        </w:tc>
        <w:tc>
          <w:tcPr>
            <w:tcW w:w="3043" w:type="pct"/>
          </w:tcPr>
          <w:p w14:paraId="023F1A82" w14:textId="77777777" w:rsidR="00FE7BBF" w:rsidRDefault="00FE7BBF"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«Выполнено»; «Скопировать заявку»; «Закрыть»</w:t>
            </w:r>
          </w:p>
        </w:tc>
      </w:tr>
      <w:tr w:rsidR="00FE7BBF" w:rsidRPr="004228A0" w14:paraId="425E9D84"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7A16E5D5" w14:textId="77777777" w:rsidR="00FE7BBF" w:rsidRDefault="00FE7BBF" w:rsidP="00A76D49">
            <w:pPr>
              <w:pStyle w:val="afa"/>
              <w:ind w:firstLine="0"/>
              <w:jc w:val="left"/>
            </w:pPr>
            <w:r>
              <w:t>Закрыта</w:t>
            </w:r>
          </w:p>
        </w:tc>
        <w:tc>
          <w:tcPr>
            <w:tcW w:w="3043" w:type="pct"/>
          </w:tcPr>
          <w:p w14:paraId="5B7C15D6" w14:textId="77777777" w:rsidR="00FE7BBF" w:rsidRDefault="00FE7BBF"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«Скопировать заявку»; «Закрыть»</w:t>
            </w:r>
          </w:p>
        </w:tc>
      </w:tr>
    </w:tbl>
    <w:p w14:paraId="1E596843" w14:textId="77777777" w:rsidR="00351562" w:rsidRDefault="00351562" w:rsidP="00351562">
      <w:pPr>
        <w:pStyle w:val="afa"/>
      </w:pPr>
    </w:p>
    <w:p w14:paraId="4071B4DB" w14:textId="01D4A47D" w:rsidR="00351562" w:rsidRDefault="00351562" w:rsidP="00351562">
      <w:pPr>
        <w:pStyle w:val="afa"/>
      </w:pPr>
      <w:r>
        <w:t xml:space="preserve">Кнопка «Отправить заявку» должна позволять сохранять заявку </w:t>
      </w:r>
      <w:r w:rsidR="007B0754">
        <w:t>и перевести ее в</w:t>
      </w:r>
      <w:r>
        <w:t xml:space="preserve"> статус «На рассмотрении». Система должна отобразить страницу «Заявки на подбор персонала».</w:t>
      </w:r>
    </w:p>
    <w:p w14:paraId="42CDA493" w14:textId="670185AA" w:rsidR="00FE7BBF" w:rsidRDefault="00351562" w:rsidP="00351562">
      <w:pPr>
        <w:pStyle w:val="afa"/>
      </w:pPr>
      <w:r>
        <w:t>Кнопка «Сохранить» должна позволять сохранять заявку в статусе «Черновик». После сохранения система должна отображать карточку сохраненной заявки.</w:t>
      </w:r>
    </w:p>
    <w:p w14:paraId="7B348E15" w14:textId="2F71D768" w:rsidR="00351562" w:rsidRDefault="00351562" w:rsidP="00351562">
      <w:pPr>
        <w:pStyle w:val="afa"/>
      </w:pPr>
      <w:r>
        <w:t>Кнопка «Скопировать заявку» должна позволять Автору создавать новую карточку заявки с аналогично заполненными полями.</w:t>
      </w:r>
    </w:p>
    <w:p w14:paraId="2A3BB983" w14:textId="534CC5AA" w:rsidR="00351562" w:rsidRDefault="00351562" w:rsidP="00351562">
      <w:pPr>
        <w:pStyle w:val="afa"/>
      </w:pPr>
      <w:r>
        <w:t>Кнопка «Закрыть» должна позволять Автору закрывать заявку. Система должна отобразить страницу «Заявки на подбор персонала».</w:t>
      </w:r>
    </w:p>
    <w:p w14:paraId="0220AEB3" w14:textId="4A7D94FC" w:rsidR="00351562" w:rsidRDefault="00351562" w:rsidP="00351562">
      <w:pPr>
        <w:pStyle w:val="afa"/>
      </w:pPr>
      <w:r>
        <w:t>Кнопка «Выполнено» должна позволять Автору закрывать заявку с последующим изменением статуса системой на «Закрыта».</w:t>
      </w:r>
    </w:p>
    <w:p w14:paraId="662F6A26" w14:textId="77777777" w:rsidR="00FE7BBF" w:rsidRDefault="00FE7BBF" w:rsidP="00FE7BBF">
      <w:pPr>
        <w:keepNext/>
        <w:jc w:val="center"/>
      </w:pPr>
      <w:r>
        <w:rPr>
          <w:noProof/>
          <w:lang w:val="x-none" w:eastAsia="x-none"/>
        </w:rPr>
        <w:lastRenderedPageBreak/>
        <w:drawing>
          <wp:inline distT="0" distB="0" distL="0" distR="0" wp14:anchorId="093328BD" wp14:editId="1789DC75">
            <wp:extent cx="3817433" cy="8151472"/>
            <wp:effectExtent l="0" t="0" r="0" b="2540"/>
            <wp:docPr id="1303672244" name="Рисунок 130367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2244" name="Рисунок 13036722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7433" cy="8151472"/>
                    </a:xfrm>
                    <a:prstGeom prst="rect">
                      <a:avLst/>
                    </a:prstGeom>
                  </pic:spPr>
                </pic:pic>
              </a:graphicData>
            </a:graphic>
          </wp:inline>
        </w:drawing>
      </w:r>
    </w:p>
    <w:p w14:paraId="62908156" w14:textId="700EBB7E" w:rsidR="00E06B58" w:rsidRDefault="00FE7BBF" w:rsidP="006D6FE5">
      <w:pPr>
        <w:pStyle w:val="aff0"/>
      </w:pPr>
      <w:r>
        <w:t xml:space="preserve">Рисунок </w:t>
      </w:r>
      <w:r>
        <w:fldChar w:fldCharType="begin"/>
      </w:r>
      <w:r>
        <w:instrText xml:space="preserve"> SEQ Рисунок \* ARABIC </w:instrText>
      </w:r>
      <w:r>
        <w:fldChar w:fldCharType="separate"/>
      </w:r>
      <w:r w:rsidR="00A53570">
        <w:rPr>
          <w:noProof/>
        </w:rPr>
        <w:t>11</w:t>
      </w:r>
      <w:r>
        <w:fldChar w:fldCharType="end"/>
      </w:r>
      <w:r>
        <w:t>. Карточка заявки. Автор заявки. Статус «Исполнено»</w:t>
      </w:r>
    </w:p>
    <w:p w14:paraId="6161C5E6" w14:textId="77777777" w:rsidR="00EE64FB" w:rsidRPr="00EE64FB" w:rsidRDefault="00EE64FB" w:rsidP="00EE64FB">
      <w:pPr>
        <w:rPr>
          <w:lang w:val="x-none" w:eastAsia="x-none"/>
        </w:rPr>
      </w:pPr>
    </w:p>
    <w:p w14:paraId="4CE2C4C5" w14:textId="6B2B46D8" w:rsidR="009B02A6" w:rsidRPr="009B02A6" w:rsidRDefault="009B02A6" w:rsidP="00E25FC5">
      <w:pPr>
        <w:pStyle w:val="2"/>
        <w:numPr>
          <w:ilvl w:val="1"/>
          <w:numId w:val="26"/>
        </w:numPr>
        <w:rPr>
          <w:lang w:val="ru-RU"/>
        </w:rPr>
      </w:pPr>
      <w:bookmarkStart w:id="94" w:name="_Toc79400132"/>
      <w:r>
        <w:t xml:space="preserve">Карточка «Заявка на </w:t>
      </w:r>
      <w:r w:rsidRPr="009B02A6">
        <w:rPr>
          <w:lang w:val="ru-RU"/>
        </w:rPr>
        <w:t>подбор персонала</w:t>
      </w:r>
      <w:r>
        <w:t>»</w:t>
      </w:r>
      <w:r w:rsidRPr="009B02A6">
        <w:rPr>
          <w:lang w:val="ru-RU"/>
        </w:rPr>
        <w:t xml:space="preserve"> для пользователя с ролью «</w:t>
      </w:r>
      <w:r>
        <w:rPr>
          <w:lang w:val="ru-RU"/>
        </w:rPr>
        <w:t>Аккаунт</w:t>
      </w:r>
      <w:r w:rsidRPr="009B02A6">
        <w:rPr>
          <w:lang w:val="ru-RU"/>
        </w:rPr>
        <w:t>»</w:t>
      </w:r>
      <w:bookmarkEnd w:id="94"/>
    </w:p>
    <w:tbl>
      <w:tblPr>
        <w:tblStyle w:val="25"/>
        <w:tblW w:w="5000" w:type="pct"/>
        <w:tblLook w:val="04A0" w:firstRow="1" w:lastRow="0" w:firstColumn="1" w:lastColumn="0" w:noHBand="0" w:noVBand="1"/>
      </w:tblPr>
      <w:tblGrid>
        <w:gridCol w:w="3772"/>
        <w:gridCol w:w="5865"/>
      </w:tblGrid>
      <w:tr w:rsidR="009B02A6" w14:paraId="453ACE0F" w14:textId="77777777" w:rsidTr="00A76D49">
        <w:trPr>
          <w:cnfStyle w:val="100000000000" w:firstRow="1" w:lastRow="0" w:firstColumn="0" w:lastColumn="0" w:oddVBand="0" w:evenVBand="0" w:oddHBand="0" w:evenHBand="0" w:firstRowFirstColumn="0" w:firstRowLastColumn="0" w:lastRowFirstColumn="0" w:lastRowLastColumn="0"/>
          <w:trHeight w:val="1462"/>
          <w:tblHeader/>
        </w:trPr>
        <w:tc>
          <w:tcPr>
            <w:cnfStyle w:val="001000000000" w:firstRow="0" w:lastRow="0" w:firstColumn="1" w:lastColumn="0" w:oddVBand="0" w:evenVBand="0" w:oddHBand="0" w:evenHBand="0" w:firstRowFirstColumn="0" w:firstRowLastColumn="0" w:lastRowFirstColumn="0" w:lastRowLastColumn="0"/>
            <w:tcW w:w="1957" w:type="pct"/>
            <w:shd w:val="clear" w:color="auto" w:fill="D0CECE" w:themeFill="background2" w:themeFillShade="E6"/>
          </w:tcPr>
          <w:p w14:paraId="32A38D90" w14:textId="77777777" w:rsidR="009B02A6" w:rsidRDefault="009B02A6" w:rsidP="00A76D49">
            <w:pPr>
              <w:pStyle w:val="afa"/>
              <w:ind w:firstLine="0"/>
              <w:jc w:val="left"/>
              <w:rPr>
                <w:lang w:eastAsia="x-none"/>
              </w:rPr>
            </w:pPr>
            <w:r>
              <w:rPr>
                <w:lang w:eastAsia="x-none"/>
              </w:rPr>
              <w:lastRenderedPageBreak/>
              <w:t>Статус заявки</w:t>
            </w:r>
          </w:p>
        </w:tc>
        <w:tc>
          <w:tcPr>
            <w:tcW w:w="3043" w:type="pct"/>
            <w:shd w:val="clear" w:color="auto" w:fill="D0CECE" w:themeFill="background2" w:themeFillShade="E6"/>
          </w:tcPr>
          <w:p w14:paraId="477A988A" w14:textId="77777777" w:rsidR="009B02A6" w:rsidRDefault="009B02A6"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Pr>
                <w:lang w:eastAsia="x-none"/>
              </w:rPr>
              <w:t>Элементы управления (кнопки)</w:t>
            </w:r>
          </w:p>
        </w:tc>
      </w:tr>
      <w:tr w:rsidR="009B02A6" w:rsidRPr="004228A0" w14:paraId="397084E1" w14:textId="77777777" w:rsidTr="00A76D49">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957" w:type="pct"/>
          </w:tcPr>
          <w:p w14:paraId="7A494139" w14:textId="77777777" w:rsidR="009B02A6" w:rsidRPr="003D571B" w:rsidRDefault="009B02A6" w:rsidP="006134CB">
            <w:pPr>
              <w:pStyle w:val="afa"/>
              <w:ind w:firstLine="0"/>
              <w:jc w:val="left"/>
            </w:pPr>
            <w:r w:rsidRPr="00A57D9E">
              <w:t>На рассмотрении</w:t>
            </w:r>
          </w:p>
        </w:tc>
        <w:tc>
          <w:tcPr>
            <w:tcW w:w="3043" w:type="pct"/>
          </w:tcPr>
          <w:p w14:paraId="675816D3" w14:textId="0796F6A0" w:rsidR="009B02A6" w:rsidRDefault="009B02A6" w:rsidP="006134CB">
            <w:pPr>
              <w:pStyle w:val="afa"/>
              <w:ind w:firstLine="0"/>
              <w:jc w:val="left"/>
              <w:cnfStyle w:val="000000100000" w:firstRow="0" w:lastRow="0" w:firstColumn="0" w:lastColumn="0" w:oddVBand="0" w:evenVBand="0" w:oddHBand="1" w:evenHBand="0" w:firstRowFirstColumn="0" w:firstRowLastColumn="0" w:lastRowFirstColumn="0" w:lastRowLastColumn="0"/>
            </w:pPr>
            <w:r>
              <w:rPr>
                <w:lang w:eastAsia="x-none"/>
              </w:rPr>
              <w:t>«Согласовать</w:t>
            </w:r>
            <w:r w:rsidR="00302AAF">
              <w:rPr>
                <w:lang w:eastAsia="x-none"/>
              </w:rPr>
              <w:t xml:space="preserve"> заявку</w:t>
            </w:r>
            <w:r>
              <w:rPr>
                <w:lang w:eastAsia="x-none"/>
              </w:rPr>
              <w:t>»;</w:t>
            </w:r>
            <w:r w:rsidR="006134CB">
              <w:rPr>
                <w:lang w:eastAsia="x-none"/>
              </w:rPr>
              <w:t xml:space="preserve"> </w:t>
            </w:r>
            <w:r>
              <w:rPr>
                <w:lang w:eastAsia="x-none"/>
              </w:rPr>
              <w:t>«Отклонить</w:t>
            </w:r>
            <w:r w:rsidR="00302AAF">
              <w:rPr>
                <w:lang w:eastAsia="x-none"/>
              </w:rPr>
              <w:t xml:space="preserve"> заявку</w:t>
            </w:r>
            <w:r>
              <w:rPr>
                <w:lang w:eastAsia="x-none"/>
              </w:rPr>
              <w:t>»; «Изменить исполнителя»; «Закрыть»</w:t>
            </w:r>
            <w:r w:rsidR="006134CB">
              <w:rPr>
                <w:lang w:eastAsia="x-none"/>
              </w:rPr>
              <w:t>.</w:t>
            </w:r>
          </w:p>
        </w:tc>
      </w:tr>
      <w:tr w:rsidR="009B02A6" w:rsidRPr="004228A0" w14:paraId="5D0822FE" w14:textId="77777777" w:rsidTr="00A76D49">
        <w:trPr>
          <w:trHeight w:val="867"/>
        </w:trPr>
        <w:tc>
          <w:tcPr>
            <w:cnfStyle w:val="001000000000" w:firstRow="0" w:lastRow="0" w:firstColumn="1" w:lastColumn="0" w:oddVBand="0" w:evenVBand="0" w:oddHBand="0" w:evenHBand="0" w:firstRowFirstColumn="0" w:firstRowLastColumn="0" w:lastRowFirstColumn="0" w:lastRowLastColumn="0"/>
            <w:tcW w:w="1957" w:type="pct"/>
          </w:tcPr>
          <w:p w14:paraId="2CA6789E" w14:textId="77777777" w:rsidR="009B02A6" w:rsidRPr="00A65980" w:rsidRDefault="009B02A6" w:rsidP="00A76D49">
            <w:pPr>
              <w:pStyle w:val="afa"/>
              <w:ind w:firstLine="0"/>
              <w:jc w:val="left"/>
            </w:pPr>
            <w:r w:rsidRPr="00D21DD3">
              <w:t>На согласовании</w:t>
            </w:r>
          </w:p>
        </w:tc>
        <w:tc>
          <w:tcPr>
            <w:tcW w:w="3043" w:type="pct"/>
          </w:tcPr>
          <w:p w14:paraId="096E06D1" w14:textId="74150193" w:rsidR="009B02A6" w:rsidRDefault="009B02A6" w:rsidP="00A76D49">
            <w:pPr>
              <w:pStyle w:val="afa"/>
              <w:ind w:firstLine="0"/>
              <w:cnfStyle w:val="000000000000" w:firstRow="0" w:lastRow="0" w:firstColumn="0" w:lastColumn="0" w:oddVBand="0" w:evenVBand="0" w:oddHBand="0" w:evenHBand="0" w:firstRowFirstColumn="0" w:firstRowLastColumn="0" w:lastRowFirstColumn="0" w:lastRowLastColumn="0"/>
            </w:pPr>
            <w:r>
              <w:rPr>
                <w:lang w:eastAsia="x-none"/>
              </w:rPr>
              <w:t xml:space="preserve"> «Закрыть»</w:t>
            </w:r>
          </w:p>
        </w:tc>
      </w:tr>
      <w:tr w:rsidR="009B02A6" w:rsidRPr="004228A0" w14:paraId="6F1B1834"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1C33446A" w14:textId="77777777" w:rsidR="009B02A6" w:rsidRPr="00A65980" w:rsidRDefault="009B02A6" w:rsidP="00A76D49">
            <w:pPr>
              <w:pStyle w:val="afa"/>
              <w:ind w:firstLine="0"/>
              <w:jc w:val="left"/>
            </w:pPr>
            <w:r w:rsidRPr="00D21DD3">
              <w:t>Отклонена</w:t>
            </w:r>
          </w:p>
        </w:tc>
        <w:tc>
          <w:tcPr>
            <w:tcW w:w="3043" w:type="pct"/>
          </w:tcPr>
          <w:p w14:paraId="75D45DB0" w14:textId="64EA6A86" w:rsidR="009B02A6" w:rsidRDefault="009B02A6" w:rsidP="00A76D49">
            <w:pPr>
              <w:pStyle w:val="afa"/>
              <w:ind w:firstLine="0"/>
              <w:cnfStyle w:val="000000100000" w:firstRow="0" w:lastRow="0" w:firstColumn="0" w:lastColumn="0" w:oddVBand="0" w:evenVBand="0" w:oddHBand="1" w:evenHBand="0" w:firstRowFirstColumn="0" w:firstRowLastColumn="0" w:lastRowFirstColumn="0" w:lastRowLastColumn="0"/>
            </w:pPr>
            <w:r>
              <w:rPr>
                <w:lang w:eastAsia="x-none"/>
              </w:rPr>
              <w:t xml:space="preserve"> «Закрыть»</w:t>
            </w:r>
          </w:p>
        </w:tc>
      </w:tr>
      <w:tr w:rsidR="009B02A6" w:rsidRPr="004228A0" w14:paraId="576FA550"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7D7C790D" w14:textId="77777777" w:rsidR="009B02A6" w:rsidRPr="00362C71" w:rsidRDefault="009B02A6" w:rsidP="00A76D49">
            <w:pPr>
              <w:pStyle w:val="afa"/>
              <w:ind w:firstLine="0"/>
              <w:jc w:val="left"/>
            </w:pPr>
            <w:r w:rsidRPr="00D21DD3">
              <w:t>На исполнении</w:t>
            </w:r>
          </w:p>
        </w:tc>
        <w:tc>
          <w:tcPr>
            <w:tcW w:w="3043" w:type="pct"/>
          </w:tcPr>
          <w:p w14:paraId="2B3CD2CC" w14:textId="100575EB" w:rsidR="009B02A6" w:rsidRDefault="009B02A6" w:rsidP="00A76D49">
            <w:pPr>
              <w:pStyle w:val="afa"/>
              <w:ind w:firstLine="0"/>
              <w:jc w:val="left"/>
              <w:cnfStyle w:val="000000000000" w:firstRow="0" w:lastRow="0" w:firstColumn="0" w:lastColumn="0" w:oddVBand="0" w:evenVBand="0" w:oddHBand="0" w:evenHBand="0" w:firstRowFirstColumn="0" w:firstRowLastColumn="0" w:lastRowFirstColumn="0" w:lastRowLastColumn="0"/>
            </w:pPr>
            <w:r>
              <w:rPr>
                <w:lang w:eastAsia="x-none"/>
              </w:rPr>
              <w:t xml:space="preserve"> «Закрыть»</w:t>
            </w:r>
          </w:p>
        </w:tc>
      </w:tr>
      <w:tr w:rsidR="009B02A6" w:rsidRPr="004228A0" w14:paraId="3524BB0A"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7125D9A8" w14:textId="77777777" w:rsidR="009B02A6" w:rsidRDefault="009B02A6" w:rsidP="00A76D49">
            <w:pPr>
              <w:rPr>
                <w:sz w:val="24"/>
                <w:szCs w:val="24"/>
              </w:rPr>
            </w:pPr>
            <w:r w:rsidRPr="00D21DD3">
              <w:rPr>
                <w:sz w:val="24"/>
                <w:szCs w:val="24"/>
              </w:rPr>
              <w:t>Согласование с руководством</w:t>
            </w:r>
          </w:p>
          <w:p w14:paraId="541BFBF0" w14:textId="77777777" w:rsidR="009B02A6" w:rsidRDefault="009B02A6" w:rsidP="00A76D49">
            <w:pPr>
              <w:pStyle w:val="afa"/>
              <w:ind w:firstLine="0"/>
              <w:jc w:val="left"/>
            </w:pPr>
          </w:p>
        </w:tc>
        <w:tc>
          <w:tcPr>
            <w:tcW w:w="3043" w:type="pct"/>
          </w:tcPr>
          <w:p w14:paraId="509D1468" w14:textId="3C8966AD" w:rsidR="009B02A6" w:rsidRDefault="009B02A6"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 «Закрыть»</w:t>
            </w:r>
          </w:p>
        </w:tc>
      </w:tr>
      <w:tr w:rsidR="009B02A6" w:rsidRPr="004228A0" w14:paraId="52C8F9C7"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5D283FA1" w14:textId="77777777" w:rsidR="009B02A6" w:rsidRDefault="009B02A6" w:rsidP="00A76D49">
            <w:pPr>
              <w:pStyle w:val="afa"/>
              <w:ind w:firstLine="0"/>
              <w:jc w:val="left"/>
            </w:pPr>
            <w:r w:rsidRPr="005D637D">
              <w:t>Приостановлена</w:t>
            </w:r>
          </w:p>
        </w:tc>
        <w:tc>
          <w:tcPr>
            <w:tcW w:w="3043" w:type="pct"/>
          </w:tcPr>
          <w:p w14:paraId="6C1DEAE3" w14:textId="7E34DE6D" w:rsidR="009B02A6" w:rsidRDefault="009B02A6"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 «Закрыть»</w:t>
            </w:r>
          </w:p>
        </w:tc>
      </w:tr>
      <w:tr w:rsidR="009B02A6" w:rsidRPr="004228A0" w14:paraId="3B417BF5"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0323361E" w14:textId="77777777" w:rsidR="009B02A6" w:rsidRDefault="009B02A6" w:rsidP="00A76D49">
            <w:pPr>
              <w:pStyle w:val="afa"/>
              <w:ind w:firstLine="0"/>
              <w:jc w:val="left"/>
            </w:pPr>
            <w:r>
              <w:t>Исполнена</w:t>
            </w:r>
          </w:p>
        </w:tc>
        <w:tc>
          <w:tcPr>
            <w:tcW w:w="3043" w:type="pct"/>
          </w:tcPr>
          <w:p w14:paraId="78DFC2CF" w14:textId="4D45E4CC" w:rsidR="009B02A6" w:rsidRDefault="009B02A6"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 «Закрыть»</w:t>
            </w:r>
          </w:p>
        </w:tc>
      </w:tr>
      <w:tr w:rsidR="009B02A6" w:rsidRPr="004228A0" w14:paraId="269CC3B8"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5A3D410A" w14:textId="77777777" w:rsidR="009B02A6" w:rsidRDefault="009B02A6" w:rsidP="00A76D49">
            <w:pPr>
              <w:pStyle w:val="afa"/>
              <w:ind w:firstLine="0"/>
              <w:jc w:val="left"/>
            </w:pPr>
            <w:r>
              <w:t>Закрыта</w:t>
            </w:r>
          </w:p>
        </w:tc>
        <w:tc>
          <w:tcPr>
            <w:tcW w:w="3043" w:type="pct"/>
          </w:tcPr>
          <w:p w14:paraId="7AF51111" w14:textId="5EBF072E" w:rsidR="009B02A6" w:rsidRDefault="009B02A6"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 «Закрыть»</w:t>
            </w:r>
          </w:p>
        </w:tc>
      </w:tr>
    </w:tbl>
    <w:p w14:paraId="4CFA5FBB" w14:textId="0B3E4039" w:rsidR="006134CB" w:rsidRDefault="006134CB" w:rsidP="006134CB">
      <w:pPr>
        <w:pStyle w:val="afa"/>
      </w:pPr>
      <w:r>
        <w:t>Кнопка «Согласовать</w:t>
      </w:r>
      <w:r w:rsidR="00302AAF">
        <w:t xml:space="preserve"> заявку</w:t>
      </w:r>
      <w:r>
        <w:t>» должна позволять</w:t>
      </w:r>
      <w:r w:rsidR="007B0754">
        <w:t xml:space="preserve"> Аккаунту</w:t>
      </w:r>
      <w:r>
        <w:t xml:space="preserve"> сохранять заявку </w:t>
      </w:r>
      <w:r w:rsidR="007B0754">
        <w:t>и перевести ее в статус</w:t>
      </w:r>
      <w:r>
        <w:t xml:space="preserve"> «На согласовании». Система должна отобразить страницу «Заявки на подбор персонала», вкладка «На рассмотрении»</w:t>
      </w:r>
    </w:p>
    <w:p w14:paraId="3C375955" w14:textId="78AE80A7" w:rsidR="006134CB" w:rsidRDefault="006134CB" w:rsidP="005E5C64">
      <w:pPr>
        <w:pStyle w:val="afa"/>
      </w:pPr>
      <w:r>
        <w:t>Кнопка «</w:t>
      </w:r>
      <w:r w:rsidR="005E5C64">
        <w:rPr>
          <w:lang w:eastAsia="x-none"/>
        </w:rPr>
        <w:t>Отклонить</w:t>
      </w:r>
      <w:r w:rsidR="00302AAF">
        <w:rPr>
          <w:lang w:eastAsia="x-none"/>
        </w:rPr>
        <w:t xml:space="preserve"> заявку</w:t>
      </w:r>
      <w:r>
        <w:t xml:space="preserve">» </w:t>
      </w:r>
      <w:r w:rsidR="005E5C64">
        <w:t xml:space="preserve">должна позволять сохранять заявку </w:t>
      </w:r>
      <w:r w:rsidR="007B0754">
        <w:t>и перевести ее в статус</w:t>
      </w:r>
      <w:r w:rsidR="005E5C64">
        <w:t xml:space="preserve"> «Отклонена».</w:t>
      </w:r>
      <w:r w:rsidR="00E83C7F" w:rsidRPr="00E83C7F">
        <w:t xml:space="preserve"> </w:t>
      </w:r>
      <w:r w:rsidR="00E83C7F">
        <w:t>После нажатия кнопки «</w:t>
      </w:r>
      <w:r w:rsidR="00E83C7F">
        <w:rPr>
          <w:lang w:eastAsia="x-none"/>
        </w:rPr>
        <w:t>Отклонить заявку</w:t>
      </w:r>
      <w:r w:rsidR="00E83C7F" w:rsidRPr="00EA05E8">
        <w:t>»</w:t>
      </w:r>
      <w:r w:rsidR="00E83C7F">
        <w:t xml:space="preserve"> система должна предложить поле для ввода комментария (причины отклонения заявки). После того как комментарий будет введен необходимо нажать кнопку </w:t>
      </w:r>
      <w:proofErr w:type="gramStart"/>
      <w:r w:rsidR="00E83C7F">
        <w:t>«Сохранить»</w:t>
      </w:r>
      <w:proofErr w:type="gramEnd"/>
      <w:r w:rsidR="005E5C64">
        <w:t xml:space="preserve"> Система должна отобразить страницу «Заявки на подбор персонала», вкладка «На рассмотрении»</w:t>
      </w:r>
    </w:p>
    <w:p w14:paraId="4A4F2A1C" w14:textId="5023D013" w:rsidR="006134CB" w:rsidRDefault="006134CB" w:rsidP="006134CB">
      <w:pPr>
        <w:pStyle w:val="afa"/>
      </w:pPr>
      <w:r>
        <w:t>Кнопка «Закрыть» должна позволять закрывать заявку. Система должна отобразить страницу «Заявки на подбор персонала».</w:t>
      </w:r>
    </w:p>
    <w:p w14:paraId="7D8B7026" w14:textId="428F1D9B" w:rsidR="00300A5B" w:rsidRDefault="005E5C64" w:rsidP="00300A5B">
      <w:pPr>
        <w:pStyle w:val="afa"/>
      </w:pPr>
      <w:r>
        <w:t>Кнопка</w:t>
      </w:r>
      <w:r>
        <w:rPr>
          <w:lang w:eastAsia="x-none"/>
        </w:rPr>
        <w:t xml:space="preserve"> «Изменить исполнителя» </w:t>
      </w:r>
      <w:r>
        <w:t>должна позволять сохранять заявку с изменением</w:t>
      </w:r>
      <w:r w:rsidR="00300A5B">
        <w:t xml:space="preserve"> поля «Аккаунт»</w:t>
      </w:r>
      <w:r>
        <w:t xml:space="preserve"> в статусе «</w:t>
      </w:r>
      <w:r w:rsidR="00300A5B">
        <w:t>На рассмотрении</w:t>
      </w:r>
      <w:r>
        <w:t>».</w:t>
      </w:r>
      <w:r w:rsidR="00300A5B">
        <w:t xml:space="preserve"> Система должна отправить новому делегированному сотруднику отправить уведомление и отобразить в его списке заявок новую заявку. Если пользователь не изменил поле «Аккаунт», то Система ложна отобразить сообщение </w:t>
      </w:r>
      <w:r w:rsidR="00300A5B" w:rsidRPr="00300A5B">
        <w:t>&lt;</w:t>
      </w:r>
      <w:r w:rsidR="00300A5B">
        <w:t xml:space="preserve">Для изменения исполнителя необходимо выбрать в поле «Аккаунт» другого </w:t>
      </w:r>
      <w:r w:rsidR="007D4F57">
        <w:t>ответственного сотрудника</w:t>
      </w:r>
      <w:r w:rsidR="00300A5B">
        <w:t>»</w:t>
      </w:r>
      <w:r w:rsidR="00300A5B" w:rsidRPr="00300A5B">
        <w:t>&gt;</w:t>
      </w:r>
      <w:r w:rsidR="00300A5B">
        <w:t>.</w:t>
      </w:r>
    </w:p>
    <w:p w14:paraId="783F1366" w14:textId="775F60E0" w:rsidR="005E5C64" w:rsidRDefault="005E5C64" w:rsidP="00300A5B">
      <w:pPr>
        <w:pStyle w:val="afa"/>
        <w:ind w:firstLine="0"/>
      </w:pPr>
      <w:r>
        <w:t>Система должна отобразить страницу «Заявки на подбор персонала», вкладка «На рассмотрении»</w:t>
      </w:r>
    </w:p>
    <w:p w14:paraId="720133A9" w14:textId="77777777" w:rsidR="00AA25CF" w:rsidRDefault="00AA25CF" w:rsidP="00AA25CF">
      <w:pPr>
        <w:keepNext/>
        <w:jc w:val="center"/>
      </w:pPr>
      <w:r>
        <w:rPr>
          <w:noProof/>
          <w:lang w:val="x-none" w:eastAsia="x-none"/>
        </w:rPr>
        <w:lastRenderedPageBreak/>
        <w:drawing>
          <wp:inline distT="0" distB="0" distL="0" distR="0" wp14:anchorId="165C8669" wp14:editId="5636F7D5">
            <wp:extent cx="3817432" cy="75069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17432" cy="7506993"/>
                    </a:xfrm>
                    <a:prstGeom prst="rect">
                      <a:avLst/>
                    </a:prstGeom>
                  </pic:spPr>
                </pic:pic>
              </a:graphicData>
            </a:graphic>
          </wp:inline>
        </w:drawing>
      </w:r>
    </w:p>
    <w:p w14:paraId="3327BBCD" w14:textId="3667B287" w:rsidR="00AA25CF" w:rsidRDefault="00AA25CF" w:rsidP="00AA25CF">
      <w:pPr>
        <w:pStyle w:val="aff0"/>
      </w:pPr>
      <w:r>
        <w:t xml:space="preserve">Рисунок </w:t>
      </w:r>
      <w:r>
        <w:fldChar w:fldCharType="begin"/>
      </w:r>
      <w:r>
        <w:instrText xml:space="preserve"> SEQ Рисунок \* ARABIC </w:instrText>
      </w:r>
      <w:r>
        <w:fldChar w:fldCharType="separate"/>
      </w:r>
      <w:r w:rsidR="00A53570">
        <w:rPr>
          <w:noProof/>
        </w:rPr>
        <w:t>12</w:t>
      </w:r>
      <w:r>
        <w:fldChar w:fldCharType="end"/>
      </w:r>
      <w:r>
        <w:t xml:space="preserve">. Карточка заявки. </w:t>
      </w:r>
      <w:r>
        <w:rPr>
          <w:lang w:val="ru-RU"/>
        </w:rPr>
        <w:t>Аккаунт</w:t>
      </w:r>
      <w:r>
        <w:t>. Статус «</w:t>
      </w:r>
      <w:r>
        <w:rPr>
          <w:lang w:val="ru-RU"/>
        </w:rPr>
        <w:t>На рассмотрении</w:t>
      </w:r>
      <w:r>
        <w:t>»</w:t>
      </w:r>
    </w:p>
    <w:p w14:paraId="1AE657D2" w14:textId="26D830B5" w:rsidR="005E5C64" w:rsidRDefault="005E5C64" w:rsidP="006134CB">
      <w:pPr>
        <w:pStyle w:val="afa"/>
      </w:pPr>
    </w:p>
    <w:p w14:paraId="32E6FD4F" w14:textId="6580A8C5" w:rsidR="00E06B58" w:rsidRDefault="00E06B58" w:rsidP="009E201F">
      <w:pPr>
        <w:pStyle w:val="afa"/>
        <w:jc w:val="center"/>
      </w:pPr>
    </w:p>
    <w:p w14:paraId="4C5013CD" w14:textId="541BEACB" w:rsidR="00DA4765" w:rsidRPr="00DA4765" w:rsidRDefault="00DA4765" w:rsidP="00E25FC5">
      <w:pPr>
        <w:pStyle w:val="2"/>
        <w:numPr>
          <w:ilvl w:val="1"/>
          <w:numId w:val="28"/>
        </w:numPr>
        <w:rPr>
          <w:lang w:val="ru-RU"/>
        </w:rPr>
      </w:pPr>
      <w:bookmarkStart w:id="95" w:name="_Toc79400133"/>
      <w:r>
        <w:t xml:space="preserve">Карточка «Заявка на </w:t>
      </w:r>
      <w:r w:rsidRPr="00DA4765">
        <w:rPr>
          <w:lang w:val="ru-RU"/>
        </w:rPr>
        <w:t>подбор персонала</w:t>
      </w:r>
      <w:r>
        <w:t>»</w:t>
      </w:r>
      <w:r w:rsidRPr="00DA4765">
        <w:rPr>
          <w:lang w:val="ru-RU"/>
        </w:rPr>
        <w:t xml:space="preserve"> для пользователя с ролью «</w:t>
      </w:r>
      <w:r>
        <w:rPr>
          <w:lang w:val="ru-RU"/>
        </w:rPr>
        <w:t>Главный рекрутер</w:t>
      </w:r>
      <w:r w:rsidRPr="00DA4765">
        <w:rPr>
          <w:lang w:val="ru-RU"/>
        </w:rPr>
        <w:t>»</w:t>
      </w:r>
      <w:bookmarkEnd w:id="95"/>
    </w:p>
    <w:tbl>
      <w:tblPr>
        <w:tblStyle w:val="25"/>
        <w:tblW w:w="5000" w:type="pct"/>
        <w:tblLook w:val="04A0" w:firstRow="1" w:lastRow="0" w:firstColumn="1" w:lastColumn="0" w:noHBand="0" w:noVBand="1"/>
      </w:tblPr>
      <w:tblGrid>
        <w:gridCol w:w="3772"/>
        <w:gridCol w:w="5865"/>
      </w:tblGrid>
      <w:tr w:rsidR="00DA4765" w14:paraId="01B1F50F" w14:textId="77777777" w:rsidTr="00A76D49">
        <w:trPr>
          <w:cnfStyle w:val="100000000000" w:firstRow="1" w:lastRow="0" w:firstColumn="0" w:lastColumn="0" w:oddVBand="0" w:evenVBand="0" w:oddHBand="0" w:evenHBand="0" w:firstRowFirstColumn="0" w:firstRowLastColumn="0" w:lastRowFirstColumn="0" w:lastRowLastColumn="0"/>
          <w:trHeight w:val="1462"/>
          <w:tblHeader/>
        </w:trPr>
        <w:tc>
          <w:tcPr>
            <w:cnfStyle w:val="001000000000" w:firstRow="0" w:lastRow="0" w:firstColumn="1" w:lastColumn="0" w:oddVBand="0" w:evenVBand="0" w:oddHBand="0" w:evenHBand="0" w:firstRowFirstColumn="0" w:firstRowLastColumn="0" w:lastRowFirstColumn="0" w:lastRowLastColumn="0"/>
            <w:tcW w:w="1957" w:type="pct"/>
            <w:shd w:val="clear" w:color="auto" w:fill="D0CECE" w:themeFill="background2" w:themeFillShade="E6"/>
          </w:tcPr>
          <w:p w14:paraId="37148D9E" w14:textId="77777777" w:rsidR="00DA4765" w:rsidRDefault="00DA4765" w:rsidP="00A76D49">
            <w:pPr>
              <w:pStyle w:val="afa"/>
              <w:ind w:firstLine="0"/>
              <w:jc w:val="left"/>
              <w:rPr>
                <w:lang w:eastAsia="x-none"/>
              </w:rPr>
            </w:pPr>
            <w:r>
              <w:rPr>
                <w:lang w:eastAsia="x-none"/>
              </w:rPr>
              <w:lastRenderedPageBreak/>
              <w:t>Статус заявки</w:t>
            </w:r>
          </w:p>
        </w:tc>
        <w:tc>
          <w:tcPr>
            <w:tcW w:w="3043" w:type="pct"/>
            <w:shd w:val="clear" w:color="auto" w:fill="D0CECE" w:themeFill="background2" w:themeFillShade="E6"/>
          </w:tcPr>
          <w:p w14:paraId="2A89C0B0" w14:textId="77777777" w:rsidR="00DA4765" w:rsidRDefault="00DA4765"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Pr>
                <w:lang w:eastAsia="x-none"/>
              </w:rPr>
              <w:t>Элементы управления (кнопки)</w:t>
            </w:r>
          </w:p>
        </w:tc>
      </w:tr>
      <w:tr w:rsidR="00DA4765" w:rsidRPr="004228A0" w14:paraId="4D07EEB7" w14:textId="77777777" w:rsidTr="00A76D49">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957" w:type="pct"/>
          </w:tcPr>
          <w:p w14:paraId="2313011D" w14:textId="77777777" w:rsidR="00DA4765" w:rsidRPr="003D571B" w:rsidRDefault="00DA4765" w:rsidP="00A76D49">
            <w:pPr>
              <w:pStyle w:val="afa"/>
              <w:ind w:firstLine="0"/>
              <w:jc w:val="left"/>
            </w:pPr>
            <w:r w:rsidRPr="00A57D9E">
              <w:t>На рассмотрении</w:t>
            </w:r>
          </w:p>
        </w:tc>
        <w:tc>
          <w:tcPr>
            <w:tcW w:w="3043" w:type="pct"/>
          </w:tcPr>
          <w:p w14:paraId="2B1E8603" w14:textId="3BE4781F" w:rsidR="00DA4765" w:rsidRDefault="00DA4765" w:rsidP="00A76D49">
            <w:pPr>
              <w:pStyle w:val="afa"/>
              <w:ind w:firstLine="0"/>
              <w:cnfStyle w:val="000000100000" w:firstRow="0" w:lastRow="0" w:firstColumn="0" w:lastColumn="0" w:oddVBand="0" w:evenVBand="0" w:oddHBand="1" w:evenHBand="0" w:firstRowFirstColumn="0" w:firstRowLastColumn="0" w:lastRowFirstColumn="0" w:lastRowLastColumn="0"/>
            </w:pPr>
            <w:r>
              <w:rPr>
                <w:lang w:eastAsia="x-none"/>
              </w:rPr>
              <w:t xml:space="preserve">  «Закрыть»</w:t>
            </w:r>
            <w:r w:rsidR="006C37C8">
              <w:rPr>
                <w:lang w:eastAsia="x-none"/>
              </w:rPr>
              <w:t>.</w:t>
            </w:r>
            <w:r>
              <w:rPr>
                <w:lang w:eastAsia="x-none"/>
              </w:rPr>
              <w:t xml:space="preserve"> </w:t>
            </w:r>
          </w:p>
        </w:tc>
      </w:tr>
      <w:tr w:rsidR="00DA4765" w:rsidRPr="004228A0" w14:paraId="73F20132" w14:textId="77777777" w:rsidTr="00A76D49">
        <w:trPr>
          <w:trHeight w:val="867"/>
        </w:trPr>
        <w:tc>
          <w:tcPr>
            <w:cnfStyle w:val="001000000000" w:firstRow="0" w:lastRow="0" w:firstColumn="1" w:lastColumn="0" w:oddVBand="0" w:evenVBand="0" w:oddHBand="0" w:evenHBand="0" w:firstRowFirstColumn="0" w:firstRowLastColumn="0" w:lastRowFirstColumn="0" w:lastRowLastColumn="0"/>
            <w:tcW w:w="1957" w:type="pct"/>
          </w:tcPr>
          <w:p w14:paraId="445DC337" w14:textId="77777777" w:rsidR="00DA4765" w:rsidRPr="00A65980" w:rsidRDefault="00DA4765" w:rsidP="00A76D49">
            <w:pPr>
              <w:pStyle w:val="afa"/>
              <w:ind w:firstLine="0"/>
              <w:jc w:val="left"/>
            </w:pPr>
            <w:r w:rsidRPr="00D21DD3">
              <w:t>На согласовании</w:t>
            </w:r>
          </w:p>
        </w:tc>
        <w:tc>
          <w:tcPr>
            <w:tcW w:w="3043" w:type="pct"/>
          </w:tcPr>
          <w:p w14:paraId="5C16DB90" w14:textId="46E12111" w:rsidR="00DA4765" w:rsidRDefault="00DA4765" w:rsidP="00A76D49">
            <w:pPr>
              <w:pStyle w:val="afa"/>
              <w:ind w:firstLine="0"/>
              <w:cnfStyle w:val="000000000000" w:firstRow="0" w:lastRow="0" w:firstColumn="0" w:lastColumn="0" w:oddVBand="0" w:evenVBand="0" w:oddHBand="0" w:evenHBand="0" w:firstRowFirstColumn="0" w:firstRowLastColumn="0" w:lastRowFirstColumn="0" w:lastRowLastColumn="0"/>
            </w:pPr>
            <w:r>
              <w:rPr>
                <w:lang w:eastAsia="x-none"/>
              </w:rPr>
              <w:t>«Согласовать заявку»; «Отклонить заявку»; «Согласовать с руководством»; «Закрыть»</w:t>
            </w:r>
            <w:r w:rsidR="006C37C8">
              <w:rPr>
                <w:lang w:eastAsia="x-none"/>
              </w:rPr>
              <w:t>.</w:t>
            </w:r>
          </w:p>
        </w:tc>
      </w:tr>
      <w:tr w:rsidR="00DA4765" w:rsidRPr="004228A0" w14:paraId="54EB904F"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2624CBDC" w14:textId="77777777" w:rsidR="00DA4765" w:rsidRPr="00A65980" w:rsidRDefault="00DA4765" w:rsidP="00A76D49">
            <w:pPr>
              <w:pStyle w:val="afa"/>
              <w:ind w:firstLine="0"/>
              <w:jc w:val="left"/>
            </w:pPr>
            <w:r w:rsidRPr="00D21DD3">
              <w:t>Отклонена</w:t>
            </w:r>
          </w:p>
        </w:tc>
        <w:tc>
          <w:tcPr>
            <w:tcW w:w="3043" w:type="pct"/>
          </w:tcPr>
          <w:p w14:paraId="6CAD7197" w14:textId="77777777" w:rsidR="00DA4765" w:rsidRDefault="00DA4765" w:rsidP="00A76D49">
            <w:pPr>
              <w:pStyle w:val="afa"/>
              <w:ind w:firstLine="0"/>
              <w:cnfStyle w:val="000000100000" w:firstRow="0" w:lastRow="0" w:firstColumn="0" w:lastColumn="0" w:oddVBand="0" w:evenVBand="0" w:oddHBand="1" w:evenHBand="0" w:firstRowFirstColumn="0" w:firstRowLastColumn="0" w:lastRowFirstColumn="0" w:lastRowLastColumn="0"/>
            </w:pPr>
            <w:r>
              <w:rPr>
                <w:lang w:eastAsia="x-none"/>
              </w:rPr>
              <w:t xml:space="preserve"> «Закрыть»</w:t>
            </w:r>
          </w:p>
        </w:tc>
      </w:tr>
      <w:tr w:rsidR="00DA4765" w:rsidRPr="004228A0" w14:paraId="0854CD54"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6C0C1A9C" w14:textId="77777777" w:rsidR="00DA4765" w:rsidRPr="00362C71" w:rsidRDefault="00DA4765" w:rsidP="00A76D49">
            <w:pPr>
              <w:pStyle w:val="afa"/>
              <w:ind w:firstLine="0"/>
              <w:jc w:val="left"/>
            </w:pPr>
            <w:r w:rsidRPr="00D21DD3">
              <w:t>На исполнении</w:t>
            </w:r>
          </w:p>
        </w:tc>
        <w:tc>
          <w:tcPr>
            <w:tcW w:w="3043" w:type="pct"/>
          </w:tcPr>
          <w:p w14:paraId="2765D2CD" w14:textId="5AF5D879" w:rsidR="00DA4765" w:rsidRDefault="00DA4765" w:rsidP="00A76D49">
            <w:pPr>
              <w:pStyle w:val="afa"/>
              <w:ind w:firstLine="0"/>
              <w:jc w:val="left"/>
              <w:cnfStyle w:val="000000000000" w:firstRow="0" w:lastRow="0" w:firstColumn="0" w:lastColumn="0" w:oddVBand="0" w:evenVBand="0" w:oddHBand="0" w:evenHBand="0" w:firstRowFirstColumn="0" w:firstRowLastColumn="0" w:lastRowFirstColumn="0" w:lastRowLastColumn="0"/>
            </w:pPr>
            <w:r>
              <w:rPr>
                <w:lang w:eastAsia="x-none"/>
              </w:rPr>
              <w:t xml:space="preserve"> </w:t>
            </w:r>
            <w:r w:rsidR="006C37C8">
              <w:rPr>
                <w:lang w:eastAsia="x-none"/>
              </w:rPr>
              <w:t xml:space="preserve">«Отклонить заявку»; «Сохранить»; «Приостановить»; </w:t>
            </w:r>
            <w:r>
              <w:rPr>
                <w:lang w:eastAsia="x-none"/>
              </w:rPr>
              <w:t>«Закрыть»</w:t>
            </w:r>
          </w:p>
        </w:tc>
      </w:tr>
      <w:tr w:rsidR="00DA4765" w:rsidRPr="004228A0" w14:paraId="16981A37"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3855D49A" w14:textId="77777777" w:rsidR="00DA4765" w:rsidRDefault="00DA4765" w:rsidP="00A76D49">
            <w:pPr>
              <w:rPr>
                <w:sz w:val="24"/>
                <w:szCs w:val="24"/>
              </w:rPr>
            </w:pPr>
            <w:r w:rsidRPr="00D21DD3">
              <w:rPr>
                <w:sz w:val="24"/>
                <w:szCs w:val="24"/>
              </w:rPr>
              <w:t>Согласование с руководством</w:t>
            </w:r>
          </w:p>
          <w:p w14:paraId="4FC9DD8E" w14:textId="77777777" w:rsidR="00DA4765" w:rsidRDefault="00DA4765" w:rsidP="00A76D49">
            <w:pPr>
              <w:pStyle w:val="afa"/>
              <w:ind w:firstLine="0"/>
              <w:jc w:val="left"/>
            </w:pPr>
          </w:p>
        </w:tc>
        <w:tc>
          <w:tcPr>
            <w:tcW w:w="3043" w:type="pct"/>
          </w:tcPr>
          <w:p w14:paraId="0E45609D" w14:textId="52825801" w:rsidR="00DA4765" w:rsidRDefault="00DA4765"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 </w:t>
            </w:r>
            <w:r w:rsidR="006C37C8">
              <w:rPr>
                <w:lang w:eastAsia="x-none"/>
              </w:rPr>
              <w:t xml:space="preserve">«Согласовать заявку»; «Отклонить»; </w:t>
            </w:r>
            <w:r>
              <w:rPr>
                <w:lang w:eastAsia="x-none"/>
              </w:rPr>
              <w:t>«Закрыть»</w:t>
            </w:r>
          </w:p>
        </w:tc>
      </w:tr>
      <w:tr w:rsidR="00DA4765" w:rsidRPr="004228A0" w14:paraId="0CA3D75A"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643265C7" w14:textId="77777777" w:rsidR="00DA4765" w:rsidRDefault="00DA4765" w:rsidP="00A76D49">
            <w:pPr>
              <w:pStyle w:val="afa"/>
              <w:ind w:firstLine="0"/>
              <w:jc w:val="left"/>
            </w:pPr>
            <w:r w:rsidRPr="005D637D">
              <w:t>Приостановлена</w:t>
            </w:r>
          </w:p>
        </w:tc>
        <w:tc>
          <w:tcPr>
            <w:tcW w:w="3043" w:type="pct"/>
          </w:tcPr>
          <w:p w14:paraId="7C776D2A" w14:textId="3FF8AB4E" w:rsidR="00DA4765" w:rsidRDefault="00DA4765"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 </w:t>
            </w:r>
            <w:r w:rsidR="006C37C8">
              <w:rPr>
                <w:lang w:eastAsia="x-none"/>
              </w:rPr>
              <w:t xml:space="preserve">«Возобновить»; «Отклонить»; </w:t>
            </w:r>
            <w:r>
              <w:rPr>
                <w:lang w:eastAsia="x-none"/>
              </w:rPr>
              <w:t>«Закрыть»</w:t>
            </w:r>
          </w:p>
        </w:tc>
      </w:tr>
      <w:tr w:rsidR="00DA4765" w:rsidRPr="004228A0" w14:paraId="33F40E6C"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04894B2D" w14:textId="77777777" w:rsidR="00DA4765" w:rsidRDefault="00DA4765" w:rsidP="00A76D49">
            <w:pPr>
              <w:pStyle w:val="afa"/>
              <w:ind w:firstLine="0"/>
              <w:jc w:val="left"/>
            </w:pPr>
            <w:r>
              <w:t>Исполнена</w:t>
            </w:r>
          </w:p>
        </w:tc>
        <w:tc>
          <w:tcPr>
            <w:tcW w:w="3043" w:type="pct"/>
          </w:tcPr>
          <w:p w14:paraId="2215A8A9" w14:textId="77777777" w:rsidR="00DA4765" w:rsidRDefault="00DA4765" w:rsidP="00A76D49">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 «Закрыть»</w:t>
            </w:r>
          </w:p>
        </w:tc>
      </w:tr>
      <w:tr w:rsidR="00DA4765" w:rsidRPr="004228A0" w14:paraId="2792DCBE"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34DA1376" w14:textId="77777777" w:rsidR="00DA4765" w:rsidRDefault="00DA4765" w:rsidP="00A76D49">
            <w:pPr>
              <w:pStyle w:val="afa"/>
              <w:ind w:firstLine="0"/>
              <w:jc w:val="left"/>
            </w:pPr>
            <w:r>
              <w:t>Закрыта</w:t>
            </w:r>
          </w:p>
        </w:tc>
        <w:tc>
          <w:tcPr>
            <w:tcW w:w="3043" w:type="pct"/>
          </w:tcPr>
          <w:p w14:paraId="2D29619F" w14:textId="77777777" w:rsidR="00DA4765" w:rsidRDefault="00DA4765" w:rsidP="00A76D49">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 «Закрыть»</w:t>
            </w:r>
          </w:p>
        </w:tc>
      </w:tr>
    </w:tbl>
    <w:p w14:paraId="578AEE47" w14:textId="721DCD99" w:rsidR="00933D1F" w:rsidRDefault="00933D1F" w:rsidP="00933D1F">
      <w:pPr>
        <w:pStyle w:val="afa"/>
      </w:pPr>
      <w:r>
        <w:t>Кнопка «Согласовать</w:t>
      </w:r>
      <w:r w:rsidR="00302AAF">
        <w:t xml:space="preserve"> заявку</w:t>
      </w:r>
      <w:r>
        <w:t xml:space="preserve">» должна позволять </w:t>
      </w:r>
      <w:r w:rsidR="007B0754">
        <w:t xml:space="preserve">Главному рекрутеру </w:t>
      </w:r>
      <w:r>
        <w:t xml:space="preserve">сохранять заявку в статусе «На </w:t>
      </w:r>
      <w:r w:rsidR="007B0754">
        <w:t>исполн</w:t>
      </w:r>
      <w:r w:rsidR="00A81E74">
        <w:t>ен</w:t>
      </w:r>
      <w:r w:rsidR="007B0754">
        <w:t>ии</w:t>
      </w:r>
      <w:r>
        <w:t>». Система должна отобразить страницу «Заявки на подбор персонала», вкладка «На рассмотрении»</w:t>
      </w:r>
    </w:p>
    <w:p w14:paraId="07E3F68F" w14:textId="5CBF2853" w:rsidR="00933D1F" w:rsidRDefault="00933D1F" w:rsidP="00933D1F">
      <w:pPr>
        <w:pStyle w:val="afa"/>
      </w:pPr>
      <w:r>
        <w:t>Кнопка «</w:t>
      </w:r>
      <w:r>
        <w:rPr>
          <w:lang w:eastAsia="x-none"/>
        </w:rPr>
        <w:t>Отклонить</w:t>
      </w:r>
      <w:r w:rsidR="00302AAF">
        <w:rPr>
          <w:lang w:eastAsia="x-none"/>
        </w:rPr>
        <w:t xml:space="preserve"> заявку</w:t>
      </w:r>
      <w:r>
        <w:t xml:space="preserve">» должна позволять </w:t>
      </w:r>
      <w:r w:rsidR="007B0754">
        <w:t xml:space="preserve">перевести ее в статус </w:t>
      </w:r>
      <w:r>
        <w:t>«Отклонена».</w:t>
      </w:r>
      <w:r w:rsidR="00E83C7F" w:rsidRPr="00E83C7F">
        <w:t xml:space="preserve"> </w:t>
      </w:r>
      <w:r w:rsidR="00E83C7F">
        <w:t>После нажатия кнопки «</w:t>
      </w:r>
      <w:r w:rsidR="00E83C7F">
        <w:rPr>
          <w:lang w:eastAsia="x-none"/>
        </w:rPr>
        <w:t>Отклонить заявку</w:t>
      </w:r>
      <w:r w:rsidR="00E83C7F" w:rsidRPr="00EA05E8">
        <w:t>»</w:t>
      </w:r>
      <w:r w:rsidR="00E83C7F">
        <w:t xml:space="preserve"> система должна предложить поле для ввода комментария (причины отклонения заявки). После того как комментарий будет введен необходимо нажать кнопку </w:t>
      </w:r>
      <w:proofErr w:type="gramStart"/>
      <w:r w:rsidR="00E83C7F">
        <w:t>«Сохранить»</w:t>
      </w:r>
      <w:proofErr w:type="gramEnd"/>
      <w:r>
        <w:t xml:space="preserve"> Система должна отобразить страницу «Заявки на подбор персонала», вкладка «На рассмотрении»</w:t>
      </w:r>
    </w:p>
    <w:p w14:paraId="4F767A7B" w14:textId="1559F7A2" w:rsidR="00933D1F" w:rsidRDefault="00933D1F" w:rsidP="00933D1F">
      <w:pPr>
        <w:pStyle w:val="afa"/>
      </w:pPr>
      <w:r>
        <w:t>Кнопка «Закрыть» должна позволять закрывать заявку. Система должна отобразить страницу «Заявки на подбор персонала».</w:t>
      </w:r>
    </w:p>
    <w:p w14:paraId="13D7792B" w14:textId="59BE8C7A" w:rsidR="00DA4765" w:rsidRDefault="00302AAF" w:rsidP="00302AAF">
      <w:pPr>
        <w:pStyle w:val="afa"/>
      </w:pPr>
      <w:r>
        <w:t xml:space="preserve">Кнопка «Согласовать с руководством» </w:t>
      </w:r>
      <w:r>
        <w:rPr>
          <w:lang w:eastAsia="x-none"/>
        </w:rPr>
        <w:t xml:space="preserve">должна позволять </w:t>
      </w:r>
      <w:r>
        <w:t xml:space="preserve">перевести </w:t>
      </w:r>
      <w:r w:rsidR="00804618">
        <w:t>заявку</w:t>
      </w:r>
      <w:r>
        <w:t xml:space="preserve"> в статус «</w:t>
      </w:r>
      <w:r w:rsidR="00804618" w:rsidRPr="00804618">
        <w:t>Согласование с руководством</w:t>
      </w:r>
      <w:r>
        <w:t>»</w:t>
      </w:r>
      <w:r w:rsidR="00A351CA">
        <w:t xml:space="preserve">. Система должна предложить сформировать электронное сообщение в </w:t>
      </w:r>
      <w:proofErr w:type="spellStart"/>
      <w:r w:rsidR="00A351CA" w:rsidRPr="00A351CA">
        <w:t>Outlook</w:t>
      </w:r>
      <w:proofErr w:type="spellEnd"/>
      <w:r w:rsidR="00A351CA">
        <w:t>.</w:t>
      </w:r>
    </w:p>
    <w:p w14:paraId="7E2004F9" w14:textId="0CA0AE10" w:rsidR="00A351CA" w:rsidRDefault="00A351CA" w:rsidP="00302AAF">
      <w:pPr>
        <w:pStyle w:val="afa"/>
      </w:pPr>
      <w:r>
        <w:t>Описание сообщения:</w:t>
      </w:r>
    </w:p>
    <w:p w14:paraId="69C5990C" w14:textId="59D5FCA5" w:rsidR="00A351CA" w:rsidRDefault="00A351CA" w:rsidP="00302AAF">
      <w:pPr>
        <w:pStyle w:val="afa"/>
      </w:pPr>
      <w:r>
        <w:t xml:space="preserve">Сообщение должно содержать следующий тест </w:t>
      </w:r>
      <w:r w:rsidRPr="00A351CA">
        <w:t>&lt;</w:t>
      </w:r>
      <w:r>
        <w:t xml:space="preserve">Заявка № </w:t>
      </w:r>
      <w:r w:rsidRPr="005C6D1F">
        <w:rPr>
          <w:rStyle w:val="normaltextrun"/>
          <w:shd w:val="clear" w:color="auto" w:fill="FFFFFF"/>
        </w:rPr>
        <w:t>[</w:t>
      </w:r>
      <w:r w:rsidRPr="00A351CA">
        <w:rPr>
          <w:rStyle w:val="normaltextrun"/>
          <w:i/>
          <w:iCs/>
          <w:shd w:val="clear" w:color="auto" w:fill="FFFFFF"/>
        </w:rPr>
        <w:t>номер</w:t>
      </w:r>
      <w:r w:rsidRPr="0060742B">
        <w:rPr>
          <w:rStyle w:val="normaltextrun"/>
          <w:i/>
          <w:iCs/>
          <w:shd w:val="clear" w:color="auto" w:fill="FFFFFF"/>
        </w:rPr>
        <w:t xml:space="preserve"> заявки</w:t>
      </w:r>
      <w:r w:rsidRPr="005C6D1F">
        <w:rPr>
          <w:rStyle w:val="normaltextrun"/>
          <w:shd w:val="clear" w:color="auto" w:fill="FFFFFF"/>
        </w:rPr>
        <w:t xml:space="preserve">] </w:t>
      </w:r>
      <w:r>
        <w:t xml:space="preserve">от </w:t>
      </w:r>
      <w:r w:rsidRPr="005C6D1F">
        <w:rPr>
          <w:rStyle w:val="normaltextrun"/>
          <w:shd w:val="clear" w:color="auto" w:fill="FFFFFF"/>
        </w:rPr>
        <w:t>[</w:t>
      </w:r>
      <w:r>
        <w:rPr>
          <w:rStyle w:val="normaltextrun"/>
          <w:i/>
          <w:iCs/>
          <w:shd w:val="clear" w:color="auto" w:fill="FFFFFF"/>
        </w:rPr>
        <w:t>дата создания заявки</w:t>
      </w:r>
      <w:r w:rsidRPr="005C6D1F">
        <w:rPr>
          <w:rStyle w:val="normaltextrun"/>
          <w:shd w:val="clear" w:color="auto" w:fill="FFFFFF"/>
        </w:rPr>
        <w:t xml:space="preserve">] </w:t>
      </w:r>
      <w:r>
        <w:rPr>
          <w:rStyle w:val="normaltextrun"/>
          <w:shd w:val="clear" w:color="auto" w:fill="FFFFFF"/>
        </w:rPr>
        <w:t>требуется дополнительн</w:t>
      </w:r>
      <w:r w:rsidR="007D4F57">
        <w:rPr>
          <w:rStyle w:val="normaltextrun"/>
          <w:shd w:val="clear" w:color="auto" w:fill="FFFFFF"/>
        </w:rPr>
        <w:t>ого</w:t>
      </w:r>
      <w:r>
        <w:rPr>
          <w:rStyle w:val="normaltextrun"/>
          <w:shd w:val="clear" w:color="auto" w:fill="FFFFFF"/>
        </w:rPr>
        <w:t xml:space="preserve"> согласовани</w:t>
      </w:r>
      <w:r w:rsidR="007D4F57">
        <w:rPr>
          <w:rStyle w:val="normaltextrun"/>
          <w:shd w:val="clear" w:color="auto" w:fill="FFFFFF"/>
        </w:rPr>
        <w:t>я</w:t>
      </w:r>
      <w:r>
        <w:rPr>
          <w:rStyle w:val="normaltextrun"/>
          <w:shd w:val="clear" w:color="auto" w:fill="FFFFFF"/>
        </w:rPr>
        <w:t xml:space="preserve"> с руководством компании</w:t>
      </w:r>
      <w:r>
        <w:t>&gt;</w:t>
      </w:r>
    </w:p>
    <w:p w14:paraId="20C3A693" w14:textId="463CB732" w:rsidR="00A351CA" w:rsidRDefault="00A351CA" w:rsidP="00302AAF">
      <w:pPr>
        <w:pStyle w:val="afa"/>
      </w:pPr>
      <w:r>
        <w:t>Во вложении должно быть добавлено текстовая копия заявки (</w:t>
      </w:r>
      <w:commentRangeStart w:id="96"/>
      <w:r>
        <w:t xml:space="preserve">документ в </w:t>
      </w:r>
      <w:proofErr w:type="gramStart"/>
      <w:r>
        <w:t xml:space="preserve">формате </w:t>
      </w:r>
      <w:r w:rsidRPr="00A351CA">
        <w:t xml:space="preserve"> </w:t>
      </w:r>
      <w:proofErr w:type="spellStart"/>
      <w:r w:rsidRPr="00A351CA">
        <w:t>Excel</w:t>
      </w:r>
      <w:commentRangeEnd w:id="96"/>
      <w:proofErr w:type="spellEnd"/>
      <w:proofErr w:type="gramEnd"/>
      <w:r w:rsidR="009A2922">
        <w:rPr>
          <w:rStyle w:val="afb"/>
          <w:rFonts w:asciiTheme="minorHAnsi" w:eastAsiaTheme="minorHAnsi" w:hAnsiTheme="minorHAnsi" w:cstheme="minorBidi"/>
          <w:lang w:eastAsia="en-US"/>
        </w:rPr>
        <w:commentReference w:id="96"/>
      </w:r>
      <w:r>
        <w:t>).</w:t>
      </w:r>
    </w:p>
    <w:p w14:paraId="224CE297" w14:textId="64D96FB0" w:rsidR="00A351CA" w:rsidRDefault="00A351CA" w:rsidP="00302AAF">
      <w:pPr>
        <w:pStyle w:val="afa"/>
      </w:pPr>
      <w:r>
        <w:t>Получатели должны быть следующие сотрудники: Генеральный директор; Директор департамента управления</w:t>
      </w:r>
      <w:r w:rsidR="00696CCC">
        <w:t>; Аккаунт; Автор заявки.</w:t>
      </w:r>
    </w:p>
    <w:p w14:paraId="5ACD8A5D" w14:textId="42CDC6B6" w:rsidR="00696CCC" w:rsidRDefault="00696CCC" w:rsidP="00696CCC">
      <w:pPr>
        <w:pStyle w:val="afa"/>
      </w:pPr>
      <w:r>
        <w:t>Кнопка «Сохранить» должна позволять сохранять заявку в статусе «На исполнении». После сохранения система должна отображать карточку сохраненной заявки.</w:t>
      </w:r>
    </w:p>
    <w:p w14:paraId="0628C12A" w14:textId="6B5A8AD2" w:rsidR="00D60A4A" w:rsidRDefault="00D60A4A" w:rsidP="00D60A4A">
      <w:pPr>
        <w:pStyle w:val="afa"/>
      </w:pPr>
      <w:r>
        <w:lastRenderedPageBreak/>
        <w:t>Кнопка «</w:t>
      </w:r>
      <w:r>
        <w:rPr>
          <w:lang w:eastAsia="x-none"/>
        </w:rPr>
        <w:t>Приостановить</w:t>
      </w:r>
      <w:r>
        <w:t>» должна позволять Главному рекрутеру перевести заявку в статус «Приостановлена». Система должна отобразить страницу «Заявки на подбор персонала», вкладка «На рассмотрении»</w:t>
      </w:r>
    </w:p>
    <w:p w14:paraId="03A6089F" w14:textId="71BCE023" w:rsidR="00D60A4A" w:rsidRDefault="00D60A4A" w:rsidP="00D60A4A">
      <w:pPr>
        <w:pStyle w:val="afa"/>
      </w:pPr>
      <w:r>
        <w:t>Кнопка «</w:t>
      </w:r>
      <w:r>
        <w:rPr>
          <w:lang w:eastAsia="x-none"/>
        </w:rPr>
        <w:t>Возобновить</w:t>
      </w:r>
      <w:r>
        <w:t>» должна позволять Главному рекрутеру перевести заявку в статус «На исполнении». Система должна отобразить страницу «Заявки на подбор персонала», вкладка «На рассмотрении»</w:t>
      </w:r>
      <w:r w:rsidR="002D79A7">
        <w:t xml:space="preserve"> У ответственного Рекрутера система должна отобразить заявку во вкладке «У меня на рассмотрении» и отправить рекрутеру уведомление. </w:t>
      </w:r>
    </w:p>
    <w:p w14:paraId="7D3B7F51" w14:textId="77777777" w:rsidR="00AA25CF" w:rsidRDefault="00AA25CF" w:rsidP="00AA25CF">
      <w:pPr>
        <w:keepNext/>
        <w:jc w:val="center"/>
      </w:pPr>
      <w:r>
        <w:rPr>
          <w:noProof/>
          <w:lang w:val="x-none" w:eastAsia="x-none"/>
        </w:rPr>
        <w:lastRenderedPageBreak/>
        <w:drawing>
          <wp:inline distT="0" distB="0" distL="0" distR="0" wp14:anchorId="2D62FDB9" wp14:editId="377BA91A">
            <wp:extent cx="3525749" cy="8470302"/>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25749" cy="8470302"/>
                    </a:xfrm>
                    <a:prstGeom prst="rect">
                      <a:avLst/>
                    </a:prstGeom>
                  </pic:spPr>
                </pic:pic>
              </a:graphicData>
            </a:graphic>
          </wp:inline>
        </w:drawing>
      </w:r>
    </w:p>
    <w:p w14:paraId="6E90358B" w14:textId="7677A80A" w:rsidR="00AA25CF" w:rsidRDefault="00AA25CF" w:rsidP="00AA25CF">
      <w:pPr>
        <w:pStyle w:val="aff0"/>
      </w:pPr>
      <w:r>
        <w:t xml:space="preserve">Рисунок </w:t>
      </w:r>
      <w:r>
        <w:fldChar w:fldCharType="begin"/>
      </w:r>
      <w:r>
        <w:instrText xml:space="preserve"> SEQ Рисунок \* ARABIC </w:instrText>
      </w:r>
      <w:r>
        <w:fldChar w:fldCharType="separate"/>
      </w:r>
      <w:r w:rsidR="00A53570">
        <w:rPr>
          <w:noProof/>
        </w:rPr>
        <w:t>13</w:t>
      </w:r>
      <w:r>
        <w:fldChar w:fldCharType="end"/>
      </w:r>
      <w:r>
        <w:t xml:space="preserve">. Карточка заявки. </w:t>
      </w:r>
      <w:r>
        <w:rPr>
          <w:lang w:val="ru-RU"/>
        </w:rPr>
        <w:t>Главный рекрутер</w:t>
      </w:r>
      <w:r>
        <w:t>. Статус «</w:t>
      </w:r>
      <w:r>
        <w:rPr>
          <w:lang w:val="ru-RU"/>
        </w:rPr>
        <w:t>На согласовании</w:t>
      </w:r>
      <w:r>
        <w:t>»</w:t>
      </w:r>
    </w:p>
    <w:p w14:paraId="6B4D0E41" w14:textId="796C347C" w:rsidR="00D60A4A" w:rsidRDefault="00D60A4A" w:rsidP="00696CCC">
      <w:pPr>
        <w:pStyle w:val="afa"/>
      </w:pPr>
    </w:p>
    <w:p w14:paraId="29EF5F08" w14:textId="4F83E923" w:rsidR="00653A74" w:rsidRPr="00DA4765" w:rsidRDefault="00653A74" w:rsidP="00E25FC5">
      <w:pPr>
        <w:pStyle w:val="2"/>
        <w:numPr>
          <w:ilvl w:val="1"/>
          <w:numId w:val="28"/>
        </w:numPr>
        <w:rPr>
          <w:lang w:val="ru-RU"/>
        </w:rPr>
      </w:pPr>
      <w:bookmarkStart w:id="97" w:name="_Toc79400134"/>
      <w:r>
        <w:lastRenderedPageBreak/>
        <w:t xml:space="preserve">Карточка «Заявка на </w:t>
      </w:r>
      <w:r w:rsidRPr="00DA4765">
        <w:rPr>
          <w:lang w:val="ru-RU"/>
        </w:rPr>
        <w:t>подбор персонала</w:t>
      </w:r>
      <w:r>
        <w:t>»</w:t>
      </w:r>
      <w:r w:rsidRPr="00DA4765">
        <w:rPr>
          <w:lang w:val="ru-RU"/>
        </w:rPr>
        <w:t xml:space="preserve"> для пользователя с ролью «</w:t>
      </w:r>
      <w:r>
        <w:rPr>
          <w:lang w:val="ru-RU"/>
        </w:rPr>
        <w:t>Рекрутер</w:t>
      </w:r>
      <w:r w:rsidRPr="00DA4765">
        <w:rPr>
          <w:lang w:val="ru-RU"/>
        </w:rPr>
        <w:t>»</w:t>
      </w:r>
      <w:bookmarkEnd w:id="97"/>
    </w:p>
    <w:tbl>
      <w:tblPr>
        <w:tblStyle w:val="25"/>
        <w:tblW w:w="5000" w:type="pct"/>
        <w:tblLook w:val="04A0" w:firstRow="1" w:lastRow="0" w:firstColumn="1" w:lastColumn="0" w:noHBand="0" w:noVBand="1"/>
      </w:tblPr>
      <w:tblGrid>
        <w:gridCol w:w="3772"/>
        <w:gridCol w:w="5865"/>
      </w:tblGrid>
      <w:tr w:rsidR="00653A74" w14:paraId="47CBA133" w14:textId="77777777" w:rsidTr="00A76D49">
        <w:trPr>
          <w:cnfStyle w:val="100000000000" w:firstRow="1" w:lastRow="0" w:firstColumn="0" w:lastColumn="0" w:oddVBand="0" w:evenVBand="0" w:oddHBand="0" w:evenHBand="0" w:firstRowFirstColumn="0" w:firstRowLastColumn="0" w:lastRowFirstColumn="0" w:lastRowLastColumn="0"/>
          <w:trHeight w:val="1462"/>
          <w:tblHeader/>
        </w:trPr>
        <w:tc>
          <w:tcPr>
            <w:cnfStyle w:val="001000000000" w:firstRow="0" w:lastRow="0" w:firstColumn="1" w:lastColumn="0" w:oddVBand="0" w:evenVBand="0" w:oddHBand="0" w:evenHBand="0" w:firstRowFirstColumn="0" w:firstRowLastColumn="0" w:lastRowFirstColumn="0" w:lastRowLastColumn="0"/>
            <w:tcW w:w="1957" w:type="pct"/>
            <w:shd w:val="clear" w:color="auto" w:fill="D0CECE" w:themeFill="background2" w:themeFillShade="E6"/>
          </w:tcPr>
          <w:p w14:paraId="5F1D90DE" w14:textId="77777777" w:rsidR="00653A74" w:rsidRDefault="00653A74" w:rsidP="00A76D49">
            <w:pPr>
              <w:pStyle w:val="afa"/>
              <w:ind w:firstLine="0"/>
              <w:jc w:val="left"/>
              <w:rPr>
                <w:lang w:eastAsia="x-none"/>
              </w:rPr>
            </w:pPr>
            <w:r>
              <w:rPr>
                <w:lang w:eastAsia="x-none"/>
              </w:rPr>
              <w:t>Статус заявки</w:t>
            </w:r>
          </w:p>
        </w:tc>
        <w:tc>
          <w:tcPr>
            <w:tcW w:w="3043" w:type="pct"/>
            <w:shd w:val="clear" w:color="auto" w:fill="D0CECE" w:themeFill="background2" w:themeFillShade="E6"/>
          </w:tcPr>
          <w:p w14:paraId="0C4B821F" w14:textId="77777777" w:rsidR="00653A74" w:rsidRDefault="00653A74"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Pr>
                <w:lang w:eastAsia="x-none"/>
              </w:rPr>
              <w:t>Элементы управления (кнопки)</w:t>
            </w:r>
          </w:p>
        </w:tc>
      </w:tr>
      <w:tr w:rsidR="009130A8" w:rsidRPr="004228A0" w14:paraId="62F2207F"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09D32875" w14:textId="5762B3E3" w:rsidR="009130A8" w:rsidRPr="00D21DD3" w:rsidRDefault="009130A8" w:rsidP="009130A8">
            <w:pPr>
              <w:pStyle w:val="afa"/>
              <w:ind w:firstLine="0"/>
              <w:jc w:val="left"/>
            </w:pPr>
            <w:r w:rsidRPr="00A57D9E">
              <w:t>На рассмотрении</w:t>
            </w:r>
          </w:p>
        </w:tc>
        <w:tc>
          <w:tcPr>
            <w:tcW w:w="3043" w:type="pct"/>
          </w:tcPr>
          <w:p w14:paraId="04C3B48C" w14:textId="2F74CF4A" w:rsidR="009130A8" w:rsidRDefault="009130A8" w:rsidP="009130A8">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r>
              <w:rPr>
                <w:lang w:eastAsia="x-none"/>
              </w:rPr>
              <w:t>«Закрыть»</w:t>
            </w:r>
          </w:p>
        </w:tc>
      </w:tr>
      <w:tr w:rsidR="009130A8" w:rsidRPr="004228A0" w14:paraId="05D142A8"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15E63759" w14:textId="009BF5A4" w:rsidR="009130A8" w:rsidRPr="00D21DD3" w:rsidRDefault="009130A8" w:rsidP="009130A8">
            <w:pPr>
              <w:pStyle w:val="afa"/>
              <w:ind w:firstLine="0"/>
              <w:jc w:val="left"/>
            </w:pPr>
            <w:r w:rsidRPr="00D21DD3">
              <w:t>На согласовании</w:t>
            </w:r>
          </w:p>
        </w:tc>
        <w:tc>
          <w:tcPr>
            <w:tcW w:w="3043" w:type="pct"/>
          </w:tcPr>
          <w:p w14:paraId="3BE61C1C" w14:textId="2F410946" w:rsidR="009130A8" w:rsidRDefault="009130A8" w:rsidP="009130A8">
            <w:pPr>
              <w:pStyle w:val="afa"/>
              <w:ind w:firstLine="0"/>
              <w:cnfStyle w:val="000000000000" w:firstRow="0" w:lastRow="0" w:firstColumn="0" w:lastColumn="0" w:oddVBand="0" w:evenVBand="0" w:oddHBand="0" w:evenHBand="0" w:firstRowFirstColumn="0" w:firstRowLastColumn="0" w:lastRowFirstColumn="0" w:lastRowLastColumn="0"/>
              <w:rPr>
                <w:lang w:eastAsia="x-none"/>
              </w:rPr>
            </w:pPr>
            <w:r>
              <w:rPr>
                <w:lang w:eastAsia="x-none"/>
              </w:rPr>
              <w:t>«Закрыть»</w:t>
            </w:r>
          </w:p>
        </w:tc>
      </w:tr>
      <w:tr w:rsidR="009130A8" w:rsidRPr="004228A0" w14:paraId="15395AB8"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4A3CE812" w14:textId="77777777" w:rsidR="009130A8" w:rsidRPr="00A65980" w:rsidRDefault="009130A8" w:rsidP="009130A8">
            <w:pPr>
              <w:pStyle w:val="afa"/>
              <w:ind w:firstLine="0"/>
              <w:jc w:val="left"/>
            </w:pPr>
            <w:r w:rsidRPr="00D21DD3">
              <w:t>Отклонена</w:t>
            </w:r>
          </w:p>
        </w:tc>
        <w:tc>
          <w:tcPr>
            <w:tcW w:w="3043" w:type="pct"/>
          </w:tcPr>
          <w:p w14:paraId="1D9FC445" w14:textId="77777777" w:rsidR="009130A8" w:rsidRDefault="009130A8" w:rsidP="009130A8">
            <w:pPr>
              <w:pStyle w:val="afa"/>
              <w:ind w:firstLine="0"/>
              <w:cnfStyle w:val="000000100000" w:firstRow="0" w:lastRow="0" w:firstColumn="0" w:lastColumn="0" w:oddVBand="0" w:evenVBand="0" w:oddHBand="1" w:evenHBand="0" w:firstRowFirstColumn="0" w:firstRowLastColumn="0" w:lastRowFirstColumn="0" w:lastRowLastColumn="0"/>
            </w:pPr>
            <w:r>
              <w:rPr>
                <w:lang w:eastAsia="x-none"/>
              </w:rPr>
              <w:t xml:space="preserve"> «Закрыть»</w:t>
            </w:r>
          </w:p>
        </w:tc>
      </w:tr>
      <w:tr w:rsidR="009130A8" w:rsidRPr="004228A0" w14:paraId="61CED88E"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5459FB8A" w14:textId="77777777" w:rsidR="009130A8" w:rsidRPr="00362C71" w:rsidRDefault="009130A8" w:rsidP="009130A8">
            <w:pPr>
              <w:pStyle w:val="afa"/>
              <w:ind w:firstLine="0"/>
              <w:jc w:val="left"/>
            </w:pPr>
            <w:r w:rsidRPr="00D21DD3">
              <w:t>На исполнении</w:t>
            </w:r>
          </w:p>
        </w:tc>
        <w:tc>
          <w:tcPr>
            <w:tcW w:w="3043" w:type="pct"/>
          </w:tcPr>
          <w:p w14:paraId="1B13CDE7" w14:textId="11CA1C22" w:rsidR="009130A8" w:rsidRDefault="009130A8" w:rsidP="009130A8">
            <w:pPr>
              <w:pStyle w:val="afa"/>
              <w:ind w:firstLine="0"/>
              <w:jc w:val="left"/>
              <w:cnfStyle w:val="000000000000" w:firstRow="0" w:lastRow="0" w:firstColumn="0" w:lastColumn="0" w:oddVBand="0" w:evenVBand="0" w:oddHBand="0" w:evenHBand="0" w:firstRowFirstColumn="0" w:firstRowLastColumn="0" w:lastRowFirstColumn="0" w:lastRowLastColumn="0"/>
            </w:pPr>
            <w:r>
              <w:rPr>
                <w:lang w:eastAsia="x-none"/>
              </w:rPr>
              <w:t xml:space="preserve"> «Сохранить»; «Заявка исполнена»; «Закрыть»</w:t>
            </w:r>
          </w:p>
        </w:tc>
      </w:tr>
      <w:tr w:rsidR="009130A8" w:rsidRPr="004228A0" w14:paraId="7A6E9D4E"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6F94E5D3" w14:textId="77777777" w:rsidR="009130A8" w:rsidRDefault="009130A8" w:rsidP="009130A8">
            <w:pPr>
              <w:pStyle w:val="afa"/>
              <w:ind w:firstLine="0"/>
              <w:jc w:val="left"/>
            </w:pPr>
            <w:r w:rsidRPr="005D637D">
              <w:t>Приостановлена</w:t>
            </w:r>
          </w:p>
        </w:tc>
        <w:tc>
          <w:tcPr>
            <w:tcW w:w="3043" w:type="pct"/>
          </w:tcPr>
          <w:p w14:paraId="3E41B94D" w14:textId="42C57A68" w:rsidR="009130A8" w:rsidRDefault="009130A8" w:rsidP="009130A8">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 «Закрыть»</w:t>
            </w:r>
          </w:p>
        </w:tc>
      </w:tr>
      <w:tr w:rsidR="009130A8" w:rsidRPr="004228A0" w14:paraId="1B114393"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957" w:type="pct"/>
          </w:tcPr>
          <w:p w14:paraId="0095AD7B" w14:textId="77777777" w:rsidR="009130A8" w:rsidRDefault="009130A8" w:rsidP="009130A8">
            <w:pPr>
              <w:pStyle w:val="afa"/>
              <w:ind w:firstLine="0"/>
              <w:jc w:val="left"/>
            </w:pPr>
            <w:r>
              <w:t>Исполнена</w:t>
            </w:r>
          </w:p>
        </w:tc>
        <w:tc>
          <w:tcPr>
            <w:tcW w:w="3043" w:type="pct"/>
          </w:tcPr>
          <w:p w14:paraId="092CE9C8" w14:textId="77777777" w:rsidR="009130A8" w:rsidRDefault="009130A8" w:rsidP="009130A8">
            <w:pPr>
              <w:pStyle w:val="afa"/>
              <w:ind w:firstLine="0"/>
              <w:jc w:val="left"/>
              <w:cnfStyle w:val="000000000000" w:firstRow="0" w:lastRow="0" w:firstColumn="0" w:lastColumn="0" w:oddVBand="0" w:evenVBand="0" w:oddHBand="0" w:evenHBand="0" w:firstRowFirstColumn="0" w:firstRowLastColumn="0" w:lastRowFirstColumn="0" w:lastRowLastColumn="0"/>
              <w:rPr>
                <w:lang w:eastAsia="x-none"/>
              </w:rPr>
            </w:pPr>
            <w:r>
              <w:rPr>
                <w:lang w:eastAsia="x-none"/>
              </w:rPr>
              <w:t xml:space="preserve"> «Закрыть»</w:t>
            </w:r>
          </w:p>
        </w:tc>
      </w:tr>
      <w:tr w:rsidR="009130A8" w:rsidRPr="004228A0" w14:paraId="26302AC9"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57" w:type="pct"/>
          </w:tcPr>
          <w:p w14:paraId="005A19F0" w14:textId="77777777" w:rsidR="009130A8" w:rsidRDefault="009130A8" w:rsidP="009130A8">
            <w:pPr>
              <w:pStyle w:val="afa"/>
              <w:ind w:firstLine="0"/>
              <w:jc w:val="left"/>
            </w:pPr>
            <w:r>
              <w:t>Закрыта</w:t>
            </w:r>
          </w:p>
        </w:tc>
        <w:tc>
          <w:tcPr>
            <w:tcW w:w="3043" w:type="pct"/>
          </w:tcPr>
          <w:p w14:paraId="1BA1B883" w14:textId="77777777" w:rsidR="009130A8" w:rsidRDefault="009130A8" w:rsidP="009130A8">
            <w:pPr>
              <w:pStyle w:val="afa"/>
              <w:ind w:firstLine="0"/>
              <w:jc w:val="left"/>
              <w:cnfStyle w:val="000000100000" w:firstRow="0" w:lastRow="0" w:firstColumn="0" w:lastColumn="0" w:oddVBand="0" w:evenVBand="0" w:oddHBand="1" w:evenHBand="0" w:firstRowFirstColumn="0" w:firstRowLastColumn="0" w:lastRowFirstColumn="0" w:lastRowLastColumn="0"/>
              <w:rPr>
                <w:lang w:eastAsia="x-none"/>
              </w:rPr>
            </w:pPr>
            <w:r>
              <w:rPr>
                <w:lang w:eastAsia="x-none"/>
              </w:rPr>
              <w:t xml:space="preserve"> «Закрыть»</w:t>
            </w:r>
          </w:p>
        </w:tc>
      </w:tr>
    </w:tbl>
    <w:p w14:paraId="0FADA928" w14:textId="77777777" w:rsidR="00653A74" w:rsidRDefault="00653A74" w:rsidP="00653A74">
      <w:pPr>
        <w:pStyle w:val="afa"/>
      </w:pPr>
      <w:r>
        <w:t>Кнопка «Сохранить» должна позволять сохранять заявку в статусе «На исполнении». После сохранения система должна отображать карточку сохраненной заявки.</w:t>
      </w:r>
    </w:p>
    <w:p w14:paraId="143F1416" w14:textId="223757E9" w:rsidR="00653A74" w:rsidRDefault="00653A74" w:rsidP="00653A74">
      <w:pPr>
        <w:pStyle w:val="afa"/>
      </w:pPr>
      <w:r>
        <w:t>Кнопка «</w:t>
      </w:r>
      <w:r w:rsidR="00873D11">
        <w:rPr>
          <w:lang w:eastAsia="x-none"/>
        </w:rPr>
        <w:t>Заявка исполнена</w:t>
      </w:r>
      <w:r>
        <w:t xml:space="preserve">» должна позволять </w:t>
      </w:r>
      <w:r w:rsidR="00873D11">
        <w:t>Р</w:t>
      </w:r>
      <w:r>
        <w:t>екрутеру перевести заявку в статус «</w:t>
      </w:r>
      <w:r w:rsidR="00975EB9">
        <w:t>Исполнена</w:t>
      </w:r>
      <w:r>
        <w:t>». Система должна отобразить страницу «Заявки на подбор персонала», вкладка «На рассмотрении»</w:t>
      </w:r>
    </w:p>
    <w:p w14:paraId="40343B72" w14:textId="2ED947ED" w:rsidR="00057D1B" w:rsidRDefault="00057D1B" w:rsidP="00653A74">
      <w:pPr>
        <w:pStyle w:val="afa"/>
      </w:pPr>
    </w:p>
    <w:p w14:paraId="60A91BD3" w14:textId="7C36F6DB" w:rsidR="00057D1B" w:rsidRDefault="00057D1B" w:rsidP="00653A74">
      <w:pPr>
        <w:pStyle w:val="afa"/>
      </w:pPr>
      <w:r>
        <w:t>Число в поле «Количество подобранных вакансий» не должно превышать количество в поле «Количество вакансий» в рамках одной заявки. Рекрутер должен иметь возможность закрывать заявку (кнопка «Заявка исполнена») с меньшим количеством подобранных</w:t>
      </w:r>
      <w:r w:rsidR="00BB073D">
        <w:t xml:space="preserve"> им</w:t>
      </w:r>
      <w:r>
        <w:t xml:space="preserve"> заявок, но </w:t>
      </w:r>
      <w:r w:rsidR="00BB073D">
        <w:t>в таком случае</w:t>
      </w:r>
      <w:r>
        <w:t xml:space="preserve"> Система должна </w:t>
      </w:r>
      <w:r w:rsidR="00954579">
        <w:t>предлагать</w:t>
      </w:r>
      <w:r>
        <w:t xml:space="preserve"> </w:t>
      </w:r>
      <w:r w:rsidR="00954579">
        <w:t>указывать</w:t>
      </w:r>
      <w:r>
        <w:t xml:space="preserve"> причину несоответствия количества вакансий в заявке и фактического количества подобранных вакансий.  </w:t>
      </w:r>
    </w:p>
    <w:p w14:paraId="09F3EDDD" w14:textId="77777777" w:rsidR="007145EB" w:rsidRDefault="007145EB" w:rsidP="007145EB">
      <w:pPr>
        <w:keepNext/>
        <w:jc w:val="center"/>
      </w:pPr>
      <w:r>
        <w:rPr>
          <w:noProof/>
          <w:lang w:val="x-none" w:eastAsia="x-none"/>
        </w:rPr>
        <w:lastRenderedPageBreak/>
        <w:drawing>
          <wp:inline distT="0" distB="0" distL="0" distR="0" wp14:anchorId="00619761" wp14:editId="53F112F7">
            <wp:extent cx="3442549" cy="8470302"/>
            <wp:effectExtent l="0" t="0" r="571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42549" cy="8470302"/>
                    </a:xfrm>
                    <a:prstGeom prst="rect">
                      <a:avLst/>
                    </a:prstGeom>
                  </pic:spPr>
                </pic:pic>
              </a:graphicData>
            </a:graphic>
          </wp:inline>
        </w:drawing>
      </w:r>
    </w:p>
    <w:p w14:paraId="6DF8E477" w14:textId="2DF08CA1" w:rsidR="007145EB" w:rsidRDefault="007145EB" w:rsidP="007145EB">
      <w:pPr>
        <w:pStyle w:val="aff0"/>
      </w:pPr>
      <w:r>
        <w:t xml:space="preserve">Рисунок </w:t>
      </w:r>
      <w:r>
        <w:fldChar w:fldCharType="begin"/>
      </w:r>
      <w:r>
        <w:instrText xml:space="preserve"> SEQ Рисунок \* ARABIC </w:instrText>
      </w:r>
      <w:r>
        <w:fldChar w:fldCharType="separate"/>
      </w:r>
      <w:r w:rsidR="00A53570">
        <w:rPr>
          <w:noProof/>
        </w:rPr>
        <w:t>14</w:t>
      </w:r>
      <w:r>
        <w:fldChar w:fldCharType="end"/>
      </w:r>
      <w:r>
        <w:t xml:space="preserve">. Карточка заявки. </w:t>
      </w:r>
      <w:r>
        <w:rPr>
          <w:lang w:val="ru-RU"/>
        </w:rPr>
        <w:t>Рекрутер</w:t>
      </w:r>
      <w:r>
        <w:t>. Статус «</w:t>
      </w:r>
      <w:r>
        <w:rPr>
          <w:lang w:val="ru-RU"/>
        </w:rPr>
        <w:t>На исполнении</w:t>
      </w:r>
      <w:r>
        <w:t>»</w:t>
      </w:r>
    </w:p>
    <w:p w14:paraId="472678A6" w14:textId="77777777" w:rsidR="00653A74" w:rsidRDefault="00653A74" w:rsidP="00696CCC">
      <w:pPr>
        <w:pStyle w:val="afa"/>
      </w:pPr>
    </w:p>
    <w:p w14:paraId="049E95C6" w14:textId="77777777" w:rsidR="00696CCC" w:rsidRPr="00A351CA" w:rsidRDefault="00696CCC" w:rsidP="00302AAF">
      <w:pPr>
        <w:pStyle w:val="afa"/>
      </w:pPr>
    </w:p>
    <w:p w14:paraId="3089A429" w14:textId="25174F3B" w:rsidR="00863BDC" w:rsidRDefault="00863BDC" w:rsidP="00E25FC5">
      <w:pPr>
        <w:pStyle w:val="2"/>
        <w:numPr>
          <w:ilvl w:val="1"/>
          <w:numId w:val="27"/>
        </w:numPr>
        <w:rPr>
          <w:lang w:val="ru-RU"/>
        </w:rPr>
      </w:pPr>
      <w:bookmarkStart w:id="98" w:name="_Toc79400135"/>
      <w:r>
        <w:rPr>
          <w:lang w:val="ru-RU"/>
        </w:rPr>
        <w:t>Реестр заявок на подбор персонала</w:t>
      </w:r>
      <w:bookmarkEnd w:id="98"/>
    </w:p>
    <w:p w14:paraId="0A473F30" w14:textId="7F0CA31B" w:rsidR="00863BDC" w:rsidRDefault="00863BDC" w:rsidP="00863BDC">
      <w:pPr>
        <w:pStyle w:val="afa"/>
      </w:pPr>
      <w:r>
        <w:t xml:space="preserve">На основании </w:t>
      </w:r>
      <w:r w:rsidR="00241A34">
        <w:t>данных</w:t>
      </w:r>
      <w:r w:rsidR="00F43F90">
        <w:t xml:space="preserve"> </w:t>
      </w:r>
      <w:r w:rsidR="00241A34">
        <w:t xml:space="preserve">из полей карточки заявки должен формироваться реестр заявок на подбор персонала. </w:t>
      </w:r>
    </w:p>
    <w:p w14:paraId="6B9EEB4E" w14:textId="1BCDEE70" w:rsidR="001A5F50" w:rsidRDefault="001A5F50" w:rsidP="00863BDC">
      <w:pPr>
        <w:pStyle w:val="afa"/>
      </w:pPr>
      <w:r w:rsidRPr="001A5F50">
        <w:t xml:space="preserve">Сортировка должна производиться по возрастанию от даты создания заявки. Загрузка должна происходить в процессе прокрутки порционно по 15 элементов. Размер контента не должен быть </w:t>
      </w:r>
      <w:proofErr w:type="gramStart"/>
      <w:r w:rsidRPr="001A5F50">
        <w:t>фиксированным</w:t>
      </w:r>
      <w:r w:rsidR="00D7790B">
        <w:t xml:space="preserve"> </w:t>
      </w:r>
      <w:r w:rsidRPr="001A5F50">
        <w:t>.</w:t>
      </w:r>
      <w:proofErr w:type="gramEnd"/>
      <w:r w:rsidRPr="001A5F50">
        <w:t xml:space="preserve"> </w:t>
      </w:r>
      <w:r w:rsidR="005C197E" w:rsidRPr="001A5F50">
        <w:t>Внизу</w:t>
      </w:r>
      <w:r w:rsidR="005C197E">
        <w:t xml:space="preserve"> </w:t>
      </w:r>
      <w:r w:rsidR="005C197E" w:rsidRPr="001A5F50">
        <w:t>страницы</w:t>
      </w:r>
      <w:r w:rsidRPr="001A5F50">
        <w:t xml:space="preserve"> должен располагаться «Джампер» (прокрутка вверх страницы). При нажатии на «Джампер» система должна возвращать пользователя наверх страницы.</w:t>
      </w:r>
      <w:r w:rsidR="009A2110">
        <w:t xml:space="preserve"> </w:t>
      </w:r>
      <w:r w:rsidR="00D7790B">
        <w:t>Для</w:t>
      </w:r>
      <w:r w:rsidR="009A2110">
        <w:t xml:space="preserve"> </w:t>
      </w:r>
      <w:r w:rsidR="005C197E">
        <w:t>отображение всех</w:t>
      </w:r>
      <w:r w:rsidR="009A2110">
        <w:t xml:space="preserve"> полей реестра необходимо предусмотреть возможность прокрутки вправо.  </w:t>
      </w:r>
    </w:p>
    <w:p w14:paraId="4AE3A518" w14:textId="277E80E2" w:rsidR="001A5F50" w:rsidRPr="001A5F50" w:rsidRDefault="001A5F50" w:rsidP="00863BDC">
      <w:pPr>
        <w:pStyle w:val="afa"/>
      </w:pPr>
      <w:r w:rsidRPr="001A5F50">
        <w:t xml:space="preserve">Необходимо предусмотреть возможность производить сортировку и фильтрацию по каждому полю реестра.  </w:t>
      </w:r>
    </w:p>
    <w:p w14:paraId="62C08960" w14:textId="44638B24" w:rsidR="00DA4765" w:rsidRDefault="00241A34" w:rsidP="00241A34">
      <w:pPr>
        <w:pStyle w:val="afa"/>
      </w:pPr>
      <w:r>
        <w:t xml:space="preserve">Отображение реестра должно быть представлено на трех страницах Портала. </w:t>
      </w:r>
    </w:p>
    <w:p w14:paraId="0DACB811" w14:textId="2F543E6C" w:rsidR="00241A34" w:rsidRDefault="00241A34" w:rsidP="00E25FC5">
      <w:pPr>
        <w:pStyle w:val="ad"/>
        <w:numPr>
          <w:ilvl w:val="0"/>
          <w:numId w:val="30"/>
        </w:numPr>
        <w:rPr>
          <w:rFonts w:ascii="Times New Roman" w:hAnsi="Times New Roman" w:cs="Times New Roman"/>
          <w:sz w:val="24"/>
          <w:szCs w:val="24"/>
        </w:rPr>
      </w:pPr>
      <w:r w:rsidRPr="00241A34">
        <w:rPr>
          <w:rFonts w:ascii="Times New Roman" w:hAnsi="Times New Roman" w:cs="Times New Roman"/>
          <w:sz w:val="24"/>
          <w:szCs w:val="24"/>
        </w:rPr>
        <w:t>Страница «Реестр заявок на подбор. Главный рекрутер»</w:t>
      </w:r>
    </w:p>
    <w:p w14:paraId="165C9980" w14:textId="2F2E72CA" w:rsidR="00241A34" w:rsidRDefault="00241A34" w:rsidP="00E25FC5">
      <w:pPr>
        <w:pStyle w:val="ad"/>
        <w:numPr>
          <w:ilvl w:val="0"/>
          <w:numId w:val="30"/>
        </w:numPr>
        <w:rPr>
          <w:rFonts w:ascii="Times New Roman" w:hAnsi="Times New Roman" w:cs="Times New Roman"/>
          <w:sz w:val="24"/>
          <w:szCs w:val="24"/>
        </w:rPr>
      </w:pPr>
      <w:r w:rsidRPr="00241A34">
        <w:rPr>
          <w:rFonts w:ascii="Times New Roman" w:hAnsi="Times New Roman" w:cs="Times New Roman"/>
          <w:sz w:val="24"/>
          <w:szCs w:val="24"/>
        </w:rPr>
        <w:t xml:space="preserve">Страница «Реестр заявок на подбор. </w:t>
      </w:r>
      <w:r>
        <w:rPr>
          <w:rFonts w:ascii="Times New Roman" w:hAnsi="Times New Roman" w:cs="Times New Roman"/>
          <w:sz w:val="24"/>
          <w:szCs w:val="24"/>
        </w:rPr>
        <w:t>Рекрутер</w:t>
      </w:r>
      <w:r w:rsidRPr="00241A34">
        <w:rPr>
          <w:rFonts w:ascii="Times New Roman" w:hAnsi="Times New Roman" w:cs="Times New Roman"/>
          <w:sz w:val="24"/>
          <w:szCs w:val="24"/>
        </w:rPr>
        <w:t>»</w:t>
      </w:r>
    </w:p>
    <w:p w14:paraId="7979733A" w14:textId="13604FE6" w:rsidR="00241A34" w:rsidRDefault="00241A34" w:rsidP="00E25FC5">
      <w:pPr>
        <w:pStyle w:val="ad"/>
        <w:numPr>
          <w:ilvl w:val="0"/>
          <w:numId w:val="30"/>
        </w:numPr>
        <w:rPr>
          <w:rFonts w:ascii="Times New Roman" w:hAnsi="Times New Roman" w:cs="Times New Roman"/>
          <w:sz w:val="24"/>
          <w:szCs w:val="24"/>
        </w:rPr>
      </w:pPr>
      <w:r w:rsidRPr="00241A34">
        <w:rPr>
          <w:rFonts w:ascii="Times New Roman" w:hAnsi="Times New Roman" w:cs="Times New Roman"/>
          <w:sz w:val="24"/>
          <w:szCs w:val="24"/>
        </w:rPr>
        <w:t xml:space="preserve">Страница «Реестр заявок на подбор. </w:t>
      </w:r>
      <w:r>
        <w:rPr>
          <w:rFonts w:ascii="Times New Roman" w:hAnsi="Times New Roman" w:cs="Times New Roman"/>
          <w:sz w:val="24"/>
          <w:szCs w:val="24"/>
        </w:rPr>
        <w:t>Аккаунт</w:t>
      </w:r>
      <w:r w:rsidRPr="00241A34">
        <w:rPr>
          <w:rFonts w:ascii="Times New Roman" w:hAnsi="Times New Roman" w:cs="Times New Roman"/>
          <w:sz w:val="24"/>
          <w:szCs w:val="24"/>
        </w:rPr>
        <w:t>»</w:t>
      </w:r>
    </w:p>
    <w:p w14:paraId="70E5ECB7" w14:textId="072BF93E" w:rsidR="00D4436D" w:rsidRDefault="00D4436D" w:rsidP="00D4436D">
      <w:pPr>
        <w:pStyle w:val="ad"/>
        <w:rPr>
          <w:rFonts w:ascii="Times New Roman" w:hAnsi="Times New Roman" w:cs="Times New Roman"/>
          <w:sz w:val="24"/>
          <w:szCs w:val="24"/>
        </w:rPr>
      </w:pPr>
    </w:p>
    <w:p w14:paraId="0AA34C80" w14:textId="037B4315" w:rsidR="00ED7DDB" w:rsidRPr="003854DA" w:rsidRDefault="003854DA" w:rsidP="003854DA">
      <w:pPr>
        <w:pStyle w:val="ad"/>
        <w:rPr>
          <w:rFonts w:ascii="Times New Roman" w:hAnsi="Times New Roman" w:cs="Times New Roman"/>
          <w:sz w:val="24"/>
          <w:szCs w:val="24"/>
        </w:rPr>
      </w:pPr>
      <w:r>
        <w:rPr>
          <w:rFonts w:ascii="Times New Roman" w:hAnsi="Times New Roman" w:cs="Times New Roman"/>
          <w:sz w:val="24"/>
          <w:szCs w:val="24"/>
        </w:rPr>
        <w:t xml:space="preserve">Отображение полей в реестре должно зависеть от типа страницы с реестром. </w:t>
      </w:r>
    </w:p>
    <w:p w14:paraId="46F118A6" w14:textId="14F308EE" w:rsidR="00ED7DDB" w:rsidRPr="00487A8D" w:rsidRDefault="00ED7DDB" w:rsidP="00D4436D">
      <w:pPr>
        <w:pStyle w:val="aff4"/>
        <w:rPr>
          <w:lang w:val="ru-RU"/>
        </w:rPr>
      </w:pPr>
      <w:r>
        <w:t xml:space="preserve">Таблица </w:t>
      </w:r>
      <w:r>
        <w:fldChar w:fldCharType="begin"/>
      </w:r>
      <w:r>
        <w:instrText xml:space="preserve"> SEQ Таблица \* ARABIC </w:instrText>
      </w:r>
      <w:r>
        <w:fldChar w:fldCharType="separate"/>
      </w:r>
      <w:r w:rsidR="00074981">
        <w:rPr>
          <w:noProof/>
        </w:rPr>
        <w:t>16</w:t>
      </w:r>
      <w:r>
        <w:fldChar w:fldCharType="end"/>
      </w:r>
      <w:r>
        <w:t xml:space="preserve">. Отображение полей реестра </w:t>
      </w:r>
    </w:p>
    <w:tbl>
      <w:tblPr>
        <w:tblStyle w:val="25"/>
        <w:tblW w:w="5295" w:type="pct"/>
        <w:tblLook w:val="04A0" w:firstRow="1" w:lastRow="0" w:firstColumn="1" w:lastColumn="0" w:noHBand="0" w:noVBand="1"/>
      </w:tblPr>
      <w:tblGrid>
        <w:gridCol w:w="2976"/>
        <w:gridCol w:w="539"/>
        <w:gridCol w:w="2296"/>
        <w:gridCol w:w="4395"/>
      </w:tblGrid>
      <w:tr w:rsidR="00ED7DDB" w:rsidRPr="00633CE1" w14:paraId="6F7C0899" w14:textId="77777777" w:rsidTr="00AE143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2" w:type="pct"/>
            <w:gridSpan w:val="2"/>
            <w:shd w:val="clear" w:color="auto" w:fill="D0CECE" w:themeFill="background2" w:themeFillShade="E6"/>
          </w:tcPr>
          <w:p w14:paraId="67D1F518" w14:textId="77777777" w:rsidR="00ED7DDB" w:rsidRPr="002D3320" w:rsidRDefault="00ED7DDB" w:rsidP="00A76D49">
            <w:pPr>
              <w:pStyle w:val="afa"/>
              <w:ind w:firstLine="0"/>
              <w:jc w:val="left"/>
              <w:rPr>
                <w:lang w:eastAsia="x-none"/>
              </w:rPr>
            </w:pPr>
            <w:r>
              <w:t>Название поля</w:t>
            </w:r>
          </w:p>
        </w:tc>
        <w:tc>
          <w:tcPr>
            <w:tcW w:w="1125" w:type="pct"/>
            <w:shd w:val="clear" w:color="auto" w:fill="D0CECE" w:themeFill="background2" w:themeFillShade="E6"/>
          </w:tcPr>
          <w:p w14:paraId="469193EC" w14:textId="77777777" w:rsidR="00AE143F" w:rsidRPr="00AE143F" w:rsidRDefault="00AE143F" w:rsidP="00AE143F">
            <w:pPr>
              <w:cnfStyle w:val="100000000000" w:firstRow="1" w:lastRow="0" w:firstColumn="0" w:lastColumn="0" w:oddVBand="0" w:evenVBand="0" w:oddHBand="0" w:evenHBand="0" w:firstRowFirstColumn="0" w:firstRowLastColumn="0" w:lastRowFirstColumn="0" w:lastRowLastColumn="0"/>
              <w:rPr>
                <w:sz w:val="24"/>
                <w:szCs w:val="24"/>
              </w:rPr>
            </w:pPr>
            <w:r w:rsidRPr="00AE143F">
              <w:rPr>
                <w:sz w:val="24"/>
                <w:szCs w:val="24"/>
              </w:rPr>
              <w:t>Страница «Реестр заявок на подбор. Аккаунт»</w:t>
            </w:r>
          </w:p>
          <w:p w14:paraId="32D5FA35" w14:textId="53AD9DF5" w:rsidR="00ED7DDB" w:rsidRDefault="00ED7DDB" w:rsidP="00A76D49">
            <w:pPr>
              <w:pStyle w:val="afa"/>
              <w:ind w:firstLine="0"/>
              <w:jc w:val="center"/>
              <w:cnfStyle w:val="100000000000" w:firstRow="1" w:lastRow="0" w:firstColumn="0" w:lastColumn="0" w:oddVBand="0" w:evenVBand="0" w:oddHBand="0" w:evenHBand="0" w:firstRowFirstColumn="0" w:firstRowLastColumn="0" w:lastRowFirstColumn="0" w:lastRowLastColumn="0"/>
            </w:pPr>
          </w:p>
        </w:tc>
        <w:tc>
          <w:tcPr>
            <w:tcW w:w="2153" w:type="pct"/>
            <w:shd w:val="clear" w:color="auto" w:fill="D0CECE" w:themeFill="background2" w:themeFillShade="E6"/>
          </w:tcPr>
          <w:p w14:paraId="09C5F90E" w14:textId="77777777" w:rsidR="00AE143F" w:rsidRDefault="00AE143F" w:rsidP="00AE143F">
            <w:pPr>
              <w:pStyle w:val="ad"/>
              <w:cnfStyle w:val="100000000000" w:firstRow="1" w:lastRow="0" w:firstColumn="0" w:lastColumn="0" w:oddVBand="0" w:evenVBand="0" w:oddHBand="0" w:evenHBand="0" w:firstRowFirstColumn="0" w:firstRowLastColumn="0" w:lastRowFirstColumn="0" w:lastRowLastColumn="0"/>
              <w:rPr>
                <w:sz w:val="24"/>
                <w:szCs w:val="24"/>
              </w:rPr>
            </w:pPr>
            <w:r w:rsidRPr="00241A34">
              <w:rPr>
                <w:sz w:val="24"/>
                <w:szCs w:val="24"/>
              </w:rPr>
              <w:t>Страница «Реестр заявок на подбор. Главный рекрутер»</w:t>
            </w:r>
          </w:p>
          <w:p w14:paraId="46728CF7" w14:textId="77777777" w:rsidR="00487A8D" w:rsidRDefault="00487A8D" w:rsidP="00AE143F">
            <w:pPr>
              <w:pStyle w:val="ad"/>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6B37338D" w14:textId="72E7ECC1" w:rsidR="00AE143F" w:rsidRDefault="00AE143F" w:rsidP="00AE143F">
            <w:pPr>
              <w:pStyle w:val="ad"/>
              <w:cnfStyle w:val="100000000000" w:firstRow="1" w:lastRow="0" w:firstColumn="0" w:lastColumn="0" w:oddVBand="0" w:evenVBand="0" w:oddHBand="0" w:evenHBand="0" w:firstRowFirstColumn="0" w:firstRowLastColumn="0" w:lastRowFirstColumn="0" w:lastRowLastColumn="0"/>
              <w:rPr>
                <w:sz w:val="24"/>
                <w:szCs w:val="24"/>
              </w:rPr>
            </w:pPr>
            <w:r w:rsidRPr="00241A34">
              <w:rPr>
                <w:sz w:val="24"/>
                <w:szCs w:val="24"/>
              </w:rPr>
              <w:t xml:space="preserve">Страница «Реестр заявок на подбор. </w:t>
            </w:r>
            <w:r>
              <w:rPr>
                <w:sz w:val="24"/>
                <w:szCs w:val="24"/>
              </w:rPr>
              <w:t>Рекрутер</w:t>
            </w:r>
            <w:r w:rsidRPr="00241A34">
              <w:rPr>
                <w:sz w:val="24"/>
                <w:szCs w:val="24"/>
              </w:rPr>
              <w:t>»</w:t>
            </w:r>
          </w:p>
          <w:p w14:paraId="55EC90CE" w14:textId="77EE3DCE" w:rsidR="00ED7DDB" w:rsidRPr="002D3320" w:rsidRDefault="00ED7DDB" w:rsidP="00A76D49">
            <w:pPr>
              <w:pStyle w:val="afa"/>
              <w:ind w:firstLine="0"/>
              <w:jc w:val="center"/>
              <w:cnfStyle w:val="100000000000" w:firstRow="1" w:lastRow="0" w:firstColumn="0" w:lastColumn="0" w:oddVBand="0" w:evenVBand="0" w:oddHBand="0" w:evenHBand="0" w:firstRowFirstColumn="0" w:firstRowLastColumn="0" w:lastRowFirstColumn="0" w:lastRowLastColumn="0"/>
              <w:rPr>
                <w:lang w:eastAsia="x-none"/>
              </w:rPr>
            </w:pPr>
          </w:p>
        </w:tc>
      </w:tr>
      <w:tr w:rsidR="008979AF" w:rsidRPr="00633CE1" w14:paraId="11BB4D1D"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6810A3E9" w14:textId="19C409A5" w:rsidR="008979AF" w:rsidRPr="00C93E26" w:rsidRDefault="008979AF" w:rsidP="00AE143F">
            <w:pPr>
              <w:pStyle w:val="afa"/>
              <w:ind w:firstLine="0"/>
              <w:jc w:val="left"/>
            </w:pPr>
            <w:r>
              <w:t>Дата создания заявки</w:t>
            </w:r>
          </w:p>
        </w:tc>
        <w:tc>
          <w:tcPr>
            <w:tcW w:w="1389" w:type="pct"/>
            <w:gridSpan w:val="2"/>
          </w:tcPr>
          <w:p w14:paraId="616D2092" w14:textId="6F1B59A9" w:rsidR="008979AF" w:rsidRDefault="008979AF"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328775B4" w14:textId="074B96EB" w:rsidR="008979AF" w:rsidRDefault="008979AF"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8979AF" w:rsidRPr="00633CE1" w14:paraId="7ACCA987"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5E4C767D" w14:textId="7F8A1382" w:rsidR="008979AF" w:rsidRPr="00C93E26" w:rsidRDefault="008979AF" w:rsidP="00AE143F">
            <w:pPr>
              <w:pStyle w:val="afa"/>
              <w:ind w:firstLine="0"/>
              <w:jc w:val="left"/>
            </w:pPr>
            <w:r>
              <w:t>Дата начала подбора</w:t>
            </w:r>
          </w:p>
        </w:tc>
        <w:tc>
          <w:tcPr>
            <w:tcW w:w="1389" w:type="pct"/>
            <w:gridSpan w:val="2"/>
          </w:tcPr>
          <w:p w14:paraId="366A7666" w14:textId="79E965D9" w:rsidR="008979AF" w:rsidRDefault="008979AF"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2D4CEA7E" w14:textId="09F523AE" w:rsidR="008979AF" w:rsidRDefault="008979AF"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4C6456" w:rsidRPr="00633CE1" w14:paraId="47EDFAF9"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2526FFA9" w14:textId="1D4C657C" w:rsidR="004C6456" w:rsidRDefault="004C6456" w:rsidP="00AE143F">
            <w:pPr>
              <w:pStyle w:val="afa"/>
              <w:ind w:firstLine="0"/>
              <w:jc w:val="left"/>
            </w:pPr>
            <w:r>
              <w:t>Рекрутер</w:t>
            </w:r>
          </w:p>
        </w:tc>
        <w:tc>
          <w:tcPr>
            <w:tcW w:w="1389" w:type="pct"/>
            <w:gridSpan w:val="2"/>
          </w:tcPr>
          <w:p w14:paraId="642AB841" w14:textId="16DDFA80" w:rsidR="004C6456" w:rsidRDefault="004C6456"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55EB88DA" w14:textId="5CDFB9AB" w:rsidR="004C6456" w:rsidRDefault="004C6456"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ED7DDB" w:rsidRPr="00633CE1" w14:paraId="370B1676"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0462C6A7" w14:textId="6F596B2E" w:rsidR="00ED7DDB" w:rsidRPr="00ED7DDB" w:rsidRDefault="00ED7DDB" w:rsidP="00AE143F">
            <w:pPr>
              <w:pStyle w:val="afa"/>
              <w:ind w:firstLine="0"/>
              <w:jc w:val="left"/>
              <w:rPr>
                <w:b w:val="0"/>
                <w:bCs w:val="0"/>
              </w:rPr>
            </w:pPr>
            <w:r w:rsidRPr="00C93E26">
              <w:t>Локация</w:t>
            </w:r>
          </w:p>
        </w:tc>
        <w:tc>
          <w:tcPr>
            <w:tcW w:w="1389" w:type="pct"/>
            <w:gridSpan w:val="2"/>
          </w:tcPr>
          <w:p w14:paraId="29AE1EA6" w14:textId="699AB2F9"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17DA9176" w14:textId="77777777" w:rsidR="00ED7DDB" w:rsidRPr="002D3320"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ED7DDB" w:rsidRPr="00633CE1" w14:paraId="67ACF804"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46AB0036" w14:textId="4CD12424" w:rsidR="00ED7DDB" w:rsidRPr="00107833" w:rsidRDefault="00ED7DDB" w:rsidP="00AE143F">
            <w:pPr>
              <w:pStyle w:val="afa"/>
              <w:ind w:firstLine="0"/>
              <w:jc w:val="left"/>
            </w:pPr>
            <w:r w:rsidRPr="00C93E26">
              <w:t>Департамент</w:t>
            </w:r>
          </w:p>
        </w:tc>
        <w:tc>
          <w:tcPr>
            <w:tcW w:w="1389" w:type="pct"/>
            <w:gridSpan w:val="2"/>
          </w:tcPr>
          <w:p w14:paraId="4744A603" w14:textId="12C678F8" w:rsidR="00ED7DDB" w:rsidRDefault="00605A71"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2FA1A7BE"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ED7DDB" w:rsidRPr="00633CE1" w14:paraId="6B454DCA"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71B3A30B" w14:textId="0E644A14" w:rsidR="00ED7DDB" w:rsidRPr="00421F92" w:rsidRDefault="00ED7DDB" w:rsidP="00AE143F">
            <w:pPr>
              <w:pStyle w:val="afa"/>
              <w:ind w:firstLine="0"/>
              <w:jc w:val="left"/>
            </w:pPr>
            <w:r w:rsidRPr="00C93E26">
              <w:t>Аккаунт</w:t>
            </w:r>
          </w:p>
        </w:tc>
        <w:tc>
          <w:tcPr>
            <w:tcW w:w="1389" w:type="pct"/>
            <w:gridSpan w:val="2"/>
          </w:tcPr>
          <w:p w14:paraId="1AC9692E" w14:textId="31BED997" w:rsidR="00ED7DDB" w:rsidRDefault="00605A71"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3BD4BC37" w14:textId="77777777"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ED7DDB" w:rsidRPr="00633CE1" w14:paraId="2732C000"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5CC626FB" w14:textId="387AA24E" w:rsidR="00ED7DDB" w:rsidRPr="00D21DD3" w:rsidRDefault="00ED7DDB" w:rsidP="00AE143F">
            <w:pPr>
              <w:pStyle w:val="afa"/>
              <w:ind w:firstLine="0"/>
              <w:jc w:val="left"/>
            </w:pPr>
            <w:r w:rsidRPr="00C93E26">
              <w:t>Вакансия штатного расписания</w:t>
            </w:r>
          </w:p>
        </w:tc>
        <w:tc>
          <w:tcPr>
            <w:tcW w:w="1389" w:type="pct"/>
            <w:gridSpan w:val="2"/>
          </w:tcPr>
          <w:p w14:paraId="78F62316"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15ACF4A9"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ED7DDB" w:rsidRPr="00633CE1" w14:paraId="5FF79D12"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60FC9A36" w14:textId="53B15749" w:rsidR="00ED7DDB" w:rsidRPr="00D21DD3" w:rsidRDefault="00ED7DDB" w:rsidP="00AE143F">
            <w:pPr>
              <w:pStyle w:val="afa"/>
              <w:ind w:firstLine="0"/>
              <w:jc w:val="left"/>
            </w:pPr>
            <w:r w:rsidRPr="00C93E26">
              <w:t>Наименование вакансии для публикации</w:t>
            </w:r>
          </w:p>
        </w:tc>
        <w:tc>
          <w:tcPr>
            <w:tcW w:w="1389" w:type="pct"/>
            <w:gridSpan w:val="2"/>
          </w:tcPr>
          <w:p w14:paraId="1B862323" w14:textId="77777777"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03FEC5D1" w14:textId="77777777"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ED7DDB" w:rsidRPr="00633CE1" w14:paraId="14951909"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39519395" w14:textId="556E7A43" w:rsidR="00ED7DDB" w:rsidRPr="00D21DD3" w:rsidRDefault="00ED7DDB" w:rsidP="00AE143F">
            <w:pPr>
              <w:pStyle w:val="afa"/>
              <w:ind w:firstLine="0"/>
              <w:jc w:val="left"/>
            </w:pPr>
            <w:r w:rsidRPr="00C93E26">
              <w:t>Заработная плата</w:t>
            </w:r>
          </w:p>
        </w:tc>
        <w:tc>
          <w:tcPr>
            <w:tcW w:w="1389" w:type="pct"/>
            <w:gridSpan w:val="2"/>
          </w:tcPr>
          <w:p w14:paraId="13F085A9"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0D4469A2"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ED7DDB" w:rsidRPr="00633CE1" w14:paraId="4BF5B1A1"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36EE360D" w14:textId="0A554804" w:rsidR="00ED7DDB" w:rsidRPr="00D21DD3" w:rsidRDefault="00ED7DDB" w:rsidP="00AE143F">
            <w:pPr>
              <w:pStyle w:val="afa"/>
              <w:ind w:firstLine="0"/>
              <w:jc w:val="left"/>
            </w:pPr>
            <w:r w:rsidRPr="00C93E26">
              <w:lastRenderedPageBreak/>
              <w:t>Количество вакансий</w:t>
            </w:r>
          </w:p>
        </w:tc>
        <w:tc>
          <w:tcPr>
            <w:tcW w:w="1389" w:type="pct"/>
            <w:gridSpan w:val="2"/>
          </w:tcPr>
          <w:p w14:paraId="6AC22735" w14:textId="77777777"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35670348" w14:textId="77777777"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BB346D" w:rsidRPr="00633CE1" w14:paraId="7D7073B9"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262E9BAE" w14:textId="5E146DC0" w:rsidR="00BB346D" w:rsidRPr="00C93E26" w:rsidRDefault="00BB346D" w:rsidP="00AE143F">
            <w:pPr>
              <w:pStyle w:val="afa"/>
              <w:ind w:firstLine="0"/>
              <w:jc w:val="left"/>
            </w:pPr>
            <w:r w:rsidRPr="00CD3AF1">
              <w:t>Количество подобранных вакансий</w:t>
            </w:r>
          </w:p>
        </w:tc>
        <w:tc>
          <w:tcPr>
            <w:tcW w:w="1389" w:type="pct"/>
            <w:gridSpan w:val="2"/>
          </w:tcPr>
          <w:p w14:paraId="6517239F" w14:textId="50C34E2B" w:rsidR="00BB346D" w:rsidRDefault="00BB346D"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43BE7A8E" w14:textId="6F9AA547" w:rsidR="00BB346D" w:rsidRDefault="00BB346D"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ED7DDB" w:rsidRPr="00633CE1" w14:paraId="2390ABC7"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2BAC4A7A" w14:textId="0C0B4B10" w:rsidR="00ED7DDB" w:rsidRDefault="00607710" w:rsidP="00AE143F">
            <w:pPr>
              <w:pStyle w:val="afa"/>
              <w:ind w:firstLine="0"/>
              <w:jc w:val="left"/>
            </w:pPr>
            <w:r>
              <w:t>Сложность</w:t>
            </w:r>
          </w:p>
        </w:tc>
        <w:tc>
          <w:tcPr>
            <w:tcW w:w="1389" w:type="pct"/>
            <w:gridSpan w:val="2"/>
          </w:tcPr>
          <w:p w14:paraId="43FAF13C" w14:textId="2FE8227F" w:rsidR="00ED7DDB" w:rsidRDefault="00607710"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0D0568C3" w14:textId="77777777" w:rsidR="00ED7DDB" w:rsidRDefault="00ED7DDB"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ED7DDB" w:rsidRPr="00633CE1" w14:paraId="7369C3DC"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001AA7D8" w14:textId="293139A9" w:rsidR="00ED7DDB" w:rsidRDefault="00607710" w:rsidP="00AE143F">
            <w:pPr>
              <w:pStyle w:val="afa"/>
              <w:tabs>
                <w:tab w:val="right" w:pos="3327"/>
              </w:tabs>
              <w:ind w:firstLine="0"/>
              <w:jc w:val="left"/>
            </w:pPr>
            <w:r>
              <w:t>Приоритет</w:t>
            </w:r>
            <w:r w:rsidR="00ED7DDB">
              <w:tab/>
            </w:r>
          </w:p>
        </w:tc>
        <w:tc>
          <w:tcPr>
            <w:tcW w:w="1389" w:type="pct"/>
            <w:gridSpan w:val="2"/>
          </w:tcPr>
          <w:p w14:paraId="07A75212"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39044221" w14:textId="77777777" w:rsidR="00ED7DDB" w:rsidRDefault="00ED7DDB" w:rsidP="00ED7DDB">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ED7DDB" w:rsidRPr="00633CE1" w14:paraId="65AC95FD"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7F4C9CEA" w14:textId="1F48FB96" w:rsidR="00ED7DDB" w:rsidRPr="00C93E26" w:rsidRDefault="00F73110" w:rsidP="00AE143F">
            <w:pPr>
              <w:pStyle w:val="afa"/>
              <w:tabs>
                <w:tab w:val="right" w:pos="3327"/>
              </w:tabs>
              <w:ind w:firstLine="0"/>
              <w:jc w:val="left"/>
            </w:pPr>
            <w:r w:rsidRPr="0014034C">
              <w:t>Номер вакансии из свободного бюджета</w:t>
            </w:r>
          </w:p>
        </w:tc>
        <w:tc>
          <w:tcPr>
            <w:tcW w:w="1389" w:type="pct"/>
            <w:gridSpan w:val="2"/>
          </w:tcPr>
          <w:p w14:paraId="392CAE26" w14:textId="4DE86A3B" w:rsidR="00ED7DDB" w:rsidRDefault="00F73110"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0221CC70" w14:textId="68403C60" w:rsidR="00ED7DDB" w:rsidRDefault="00F73110" w:rsidP="00ED7DDB">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860DCC" w:rsidRPr="00633CE1" w14:paraId="1B81E4C4"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1BEE05DF" w14:textId="7B51EBC8" w:rsidR="00860DCC" w:rsidRPr="00C93E26" w:rsidRDefault="00860DCC" w:rsidP="00AE143F">
            <w:pPr>
              <w:pStyle w:val="afa"/>
              <w:tabs>
                <w:tab w:val="right" w:pos="3327"/>
              </w:tabs>
              <w:ind w:firstLine="0"/>
              <w:jc w:val="left"/>
            </w:pPr>
            <w:r w:rsidRPr="00CD3AF1">
              <w:t>ФИО кандидатов</w:t>
            </w:r>
          </w:p>
        </w:tc>
        <w:tc>
          <w:tcPr>
            <w:tcW w:w="1389" w:type="pct"/>
            <w:gridSpan w:val="2"/>
          </w:tcPr>
          <w:p w14:paraId="15640598" w14:textId="4BB2408B" w:rsidR="00860DCC" w:rsidRDefault="00860DCC"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393759EE" w14:textId="419FC569" w:rsidR="00860DCC" w:rsidRDefault="00860DCC"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860DCC" w:rsidRPr="00633CE1" w14:paraId="073BE92D"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52056904" w14:textId="10CF461B" w:rsidR="00860DCC" w:rsidRPr="00C93E26" w:rsidRDefault="00860DCC" w:rsidP="00AE143F">
            <w:pPr>
              <w:pStyle w:val="afa"/>
              <w:tabs>
                <w:tab w:val="right" w:pos="3327"/>
              </w:tabs>
              <w:ind w:firstLine="0"/>
              <w:jc w:val="left"/>
            </w:pPr>
            <w:r>
              <w:t>Дата выхода на работу</w:t>
            </w:r>
          </w:p>
        </w:tc>
        <w:tc>
          <w:tcPr>
            <w:tcW w:w="1389" w:type="pct"/>
            <w:gridSpan w:val="2"/>
          </w:tcPr>
          <w:p w14:paraId="349AA9FA" w14:textId="10630411" w:rsidR="00860DCC" w:rsidRDefault="00860DCC"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2C77B3DD" w14:textId="296520B1" w:rsidR="00860DCC" w:rsidRDefault="00860DCC"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860DCC" w:rsidRPr="00633CE1" w14:paraId="3CA61090"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09DEF8B6" w14:textId="7AC12364" w:rsidR="00860DCC" w:rsidRPr="00C93E26" w:rsidRDefault="00860DCC" w:rsidP="00AE143F">
            <w:pPr>
              <w:pStyle w:val="afa"/>
              <w:tabs>
                <w:tab w:val="right" w:pos="3327"/>
              </w:tabs>
              <w:ind w:firstLine="0"/>
              <w:jc w:val="left"/>
            </w:pPr>
            <w:r w:rsidRPr="00CD3AF1">
              <w:t>Проводящие собеседования</w:t>
            </w:r>
          </w:p>
        </w:tc>
        <w:tc>
          <w:tcPr>
            <w:tcW w:w="1389" w:type="pct"/>
            <w:gridSpan w:val="2"/>
          </w:tcPr>
          <w:p w14:paraId="49F8120B" w14:textId="325C2829" w:rsidR="00860DCC" w:rsidRDefault="00860DCC"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4CD9051D" w14:textId="147D8A09" w:rsidR="00860DCC" w:rsidRDefault="00860DCC"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860DCC" w:rsidRPr="00633CE1" w14:paraId="395FF6BF"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19CCC105" w14:textId="5E77AC43" w:rsidR="00860DCC" w:rsidRPr="00C93E26" w:rsidRDefault="00860DCC" w:rsidP="00AE143F">
            <w:pPr>
              <w:pStyle w:val="afa"/>
              <w:tabs>
                <w:tab w:val="right" w:pos="3327"/>
              </w:tabs>
              <w:ind w:firstLine="0"/>
              <w:jc w:val="left"/>
            </w:pPr>
            <w:r>
              <w:t>Наставники</w:t>
            </w:r>
          </w:p>
        </w:tc>
        <w:tc>
          <w:tcPr>
            <w:tcW w:w="1389" w:type="pct"/>
            <w:gridSpan w:val="2"/>
          </w:tcPr>
          <w:p w14:paraId="5F159469" w14:textId="27A3EE15" w:rsidR="00860DCC" w:rsidRDefault="00860DCC"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59EB77CE" w14:textId="56F175EB" w:rsidR="00860DCC" w:rsidRDefault="00860DCC"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860DCC" w:rsidRPr="00633CE1" w14:paraId="3C043F72"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26975811" w14:textId="48E12625" w:rsidR="00860DCC" w:rsidRPr="00C93E26" w:rsidRDefault="00D2795E" w:rsidP="00AE143F">
            <w:pPr>
              <w:pStyle w:val="afa"/>
              <w:tabs>
                <w:tab w:val="right" w:pos="3327"/>
              </w:tabs>
              <w:ind w:firstLine="0"/>
              <w:jc w:val="left"/>
            </w:pPr>
            <w:r w:rsidRPr="00D2795E">
              <w:t>HR партнер</w:t>
            </w:r>
          </w:p>
        </w:tc>
        <w:tc>
          <w:tcPr>
            <w:tcW w:w="1389" w:type="pct"/>
            <w:gridSpan w:val="2"/>
          </w:tcPr>
          <w:p w14:paraId="171A4F55" w14:textId="77007827" w:rsidR="00860DCC" w:rsidRDefault="00D2795E"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67622A79" w14:textId="77A1C270" w:rsidR="00860DCC" w:rsidRDefault="00D2795E"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860DCC" w:rsidRPr="00633CE1" w14:paraId="1AB40F73"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25FA585D" w14:textId="339291DB" w:rsidR="00860DCC" w:rsidRPr="00C93E26" w:rsidRDefault="00BE5916" w:rsidP="00AE143F">
            <w:pPr>
              <w:pStyle w:val="afa"/>
              <w:tabs>
                <w:tab w:val="right" w:pos="3327"/>
              </w:tabs>
              <w:ind w:firstLine="0"/>
              <w:jc w:val="left"/>
            </w:pPr>
            <w:r>
              <w:t>Проект</w:t>
            </w:r>
          </w:p>
        </w:tc>
        <w:tc>
          <w:tcPr>
            <w:tcW w:w="1389" w:type="pct"/>
            <w:gridSpan w:val="2"/>
          </w:tcPr>
          <w:p w14:paraId="101CBACF" w14:textId="18F23EDA" w:rsidR="00860DCC" w:rsidRDefault="00BE5916"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39375491" w14:textId="2061DED4" w:rsidR="00860DCC" w:rsidRDefault="00BE5916"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860DCC" w:rsidRPr="00633CE1" w14:paraId="484F2CF9"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73B3A2D1" w14:textId="68CD75E2" w:rsidR="00860DCC" w:rsidRPr="00C93E26" w:rsidRDefault="00FA0F84" w:rsidP="00AE143F">
            <w:pPr>
              <w:pStyle w:val="afa"/>
              <w:tabs>
                <w:tab w:val="right" w:pos="3327"/>
              </w:tabs>
              <w:ind w:firstLine="0"/>
              <w:jc w:val="left"/>
            </w:pPr>
            <w:r>
              <w:t>Статус заявки</w:t>
            </w:r>
          </w:p>
        </w:tc>
        <w:tc>
          <w:tcPr>
            <w:tcW w:w="1389" w:type="pct"/>
            <w:gridSpan w:val="2"/>
          </w:tcPr>
          <w:p w14:paraId="4D7A0E88" w14:textId="25A19EAF" w:rsidR="00860DCC" w:rsidRDefault="00FA0F84"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2153" w:type="pct"/>
          </w:tcPr>
          <w:p w14:paraId="5E8C52BE" w14:textId="44516149" w:rsidR="00860DCC" w:rsidRDefault="00FA0F84" w:rsidP="00860DCC">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860DCC" w:rsidRPr="00633CE1" w14:paraId="0192B340" w14:textId="77777777" w:rsidTr="00AE143F">
        <w:tc>
          <w:tcPr>
            <w:cnfStyle w:val="001000000000" w:firstRow="0" w:lastRow="0" w:firstColumn="1" w:lastColumn="0" w:oddVBand="0" w:evenVBand="0" w:oddHBand="0" w:evenHBand="0" w:firstRowFirstColumn="0" w:firstRowLastColumn="0" w:lastRowFirstColumn="0" w:lastRowLastColumn="0"/>
            <w:tcW w:w="1458" w:type="pct"/>
          </w:tcPr>
          <w:p w14:paraId="50BCAA88" w14:textId="05BF3550" w:rsidR="00860DCC" w:rsidRPr="00C93E26" w:rsidRDefault="00FA0F84" w:rsidP="00AE143F">
            <w:pPr>
              <w:pStyle w:val="afa"/>
              <w:tabs>
                <w:tab w:val="right" w:pos="3327"/>
              </w:tabs>
              <w:ind w:firstLine="0"/>
              <w:jc w:val="left"/>
            </w:pPr>
            <w:r w:rsidRPr="00FA0F84">
              <w:t>Текущий статус для Аккаунта</w:t>
            </w:r>
          </w:p>
        </w:tc>
        <w:tc>
          <w:tcPr>
            <w:tcW w:w="1389" w:type="pct"/>
            <w:gridSpan w:val="2"/>
          </w:tcPr>
          <w:p w14:paraId="70E70A6E" w14:textId="136CF6B6" w:rsidR="00860DCC" w:rsidRDefault="00FA0F84"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2153" w:type="pct"/>
          </w:tcPr>
          <w:p w14:paraId="6A8814CC" w14:textId="564163E1" w:rsidR="00860DCC" w:rsidRDefault="00FA0F84" w:rsidP="00860DCC">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860DCC" w:rsidRPr="00633CE1" w14:paraId="461FF405" w14:textId="77777777" w:rsidTr="00AE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pct"/>
          </w:tcPr>
          <w:p w14:paraId="3B8BB31A" w14:textId="7D07CAC1" w:rsidR="00860DCC" w:rsidRDefault="00860DCC" w:rsidP="00AE143F">
            <w:pPr>
              <w:pStyle w:val="afa"/>
              <w:ind w:firstLine="0"/>
              <w:jc w:val="left"/>
            </w:pPr>
            <w:r w:rsidRPr="00633CE1">
              <w:rPr>
                <w:strike/>
              </w:rPr>
              <w:t>Площадка АО «ГНИВЦ»</w:t>
            </w:r>
          </w:p>
        </w:tc>
        <w:tc>
          <w:tcPr>
            <w:tcW w:w="1389" w:type="pct"/>
            <w:gridSpan w:val="2"/>
          </w:tcPr>
          <w:p w14:paraId="5C88F9C3" w14:textId="77777777" w:rsidR="00860DCC" w:rsidRDefault="00860DCC" w:rsidP="00860DCC">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c>
          <w:tcPr>
            <w:tcW w:w="2153" w:type="pct"/>
          </w:tcPr>
          <w:p w14:paraId="0DE28549" w14:textId="77777777" w:rsidR="00860DCC" w:rsidRDefault="00860DCC" w:rsidP="00860DCC">
            <w:pPr>
              <w:pStyle w:val="afa"/>
              <w:ind w:firstLine="0"/>
              <w:cnfStyle w:val="000000100000" w:firstRow="0" w:lastRow="0" w:firstColumn="0" w:lastColumn="0" w:oddVBand="0" w:evenVBand="0" w:oddHBand="1" w:evenHBand="0" w:firstRowFirstColumn="0" w:firstRowLastColumn="0" w:lastRowFirstColumn="0" w:lastRowLastColumn="0"/>
              <w:rPr>
                <w:lang w:eastAsia="x-none"/>
              </w:rPr>
            </w:pPr>
          </w:p>
        </w:tc>
      </w:tr>
    </w:tbl>
    <w:p w14:paraId="558EC6A0" w14:textId="38BF94F1" w:rsidR="00A53570" w:rsidRDefault="00A53570" w:rsidP="00A53570">
      <w:pPr>
        <w:pStyle w:val="afa"/>
        <w:keepNext/>
        <w:rPr>
          <w:noProof/>
        </w:rPr>
      </w:pPr>
    </w:p>
    <w:p w14:paraId="28B23A5C" w14:textId="77777777" w:rsidR="00A53570" w:rsidRPr="00241A34" w:rsidRDefault="00A53570" w:rsidP="00A53570">
      <w:pPr>
        <w:pStyle w:val="3"/>
        <w:rPr>
          <w:color w:val="auto"/>
        </w:rPr>
      </w:pPr>
      <w:bookmarkStart w:id="99" w:name="_Toc79400136"/>
      <w:r w:rsidRPr="00EF45D8">
        <w:rPr>
          <w:color w:val="auto"/>
        </w:rPr>
        <w:t>Страница</w:t>
      </w:r>
      <w:r>
        <w:rPr>
          <w:color w:val="auto"/>
          <w:lang w:val="ru-RU"/>
        </w:rPr>
        <w:t xml:space="preserve"> </w:t>
      </w:r>
      <w:r w:rsidRPr="00241A34">
        <w:rPr>
          <w:color w:val="auto"/>
          <w:lang w:val="ru-RU"/>
        </w:rPr>
        <w:t>«Реестр заявок на подбор. Главный рекрутер»</w:t>
      </w:r>
      <w:bookmarkEnd w:id="99"/>
    </w:p>
    <w:p w14:paraId="58759D35" w14:textId="42337F56" w:rsidR="00A53570" w:rsidRDefault="00A53570" w:rsidP="00A53570">
      <w:pPr>
        <w:pStyle w:val="afa"/>
      </w:pPr>
      <w:r>
        <w:t xml:space="preserve">Доступ к странице </w:t>
      </w:r>
      <w:r w:rsidRPr="00241A34">
        <w:t>«Реестр заявок на подбор. Главный рекрутер»</w:t>
      </w:r>
      <w:r>
        <w:t xml:space="preserve"> должен быть у пользователей с ролью «Главный рекрутер» и «Рекрутер». </w:t>
      </w:r>
    </w:p>
    <w:p w14:paraId="4CA8E2B4" w14:textId="246567DC" w:rsidR="006D1143" w:rsidRDefault="006D1143" w:rsidP="00A53570">
      <w:pPr>
        <w:pStyle w:val="afa"/>
      </w:pPr>
      <w:r>
        <w:t>У Главно</w:t>
      </w:r>
      <w:r w:rsidR="00E25FC5">
        <w:t>го рекрутера доступ должен быть возможен с помощью кнопки «Реестр заявок» на странице Сервиса «Заявки на подбор»</w:t>
      </w:r>
    </w:p>
    <w:p w14:paraId="614E19CE" w14:textId="3DFEBF42" w:rsidR="00E25FC5" w:rsidRDefault="00E25FC5" w:rsidP="00E25FC5">
      <w:pPr>
        <w:pStyle w:val="afa"/>
      </w:pPr>
      <w:r>
        <w:t>У Рекрутера доступ должен быть возможен с помощью кнопки «Реестр всех заявок» на странице Сервиса «Заявки на подбор»</w:t>
      </w:r>
    </w:p>
    <w:p w14:paraId="621773BA" w14:textId="12EE4A53" w:rsidR="00A53570" w:rsidRDefault="00A53570" w:rsidP="00A53570">
      <w:pPr>
        <w:pStyle w:val="afa"/>
      </w:pPr>
      <w:r>
        <w:lastRenderedPageBreak/>
        <w:t>Заявки в реестре должны сортироваться полю Рекрутер в алфавитном порядке. Строки содержащие однотипные данные по рекрутерам должны сортироваться по возрастанию от даты создания заявки</w:t>
      </w:r>
      <w:r w:rsidR="00E25FC5">
        <w:t>.</w:t>
      </w:r>
    </w:p>
    <w:p w14:paraId="18639225" w14:textId="1940B2C8" w:rsidR="00A53570" w:rsidRDefault="00A53570" w:rsidP="00A53570">
      <w:pPr>
        <w:pStyle w:val="afa"/>
        <w:keepNext/>
      </w:pPr>
      <w:r>
        <w:rPr>
          <w:noProof/>
        </w:rPr>
        <w:drawing>
          <wp:inline distT="0" distB="0" distL="0" distR="0" wp14:anchorId="6F22AEC2" wp14:editId="1B16CD40">
            <wp:extent cx="6119495" cy="12464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19495" cy="1246434"/>
                    </a:xfrm>
                    <a:prstGeom prst="rect">
                      <a:avLst/>
                    </a:prstGeom>
                  </pic:spPr>
                </pic:pic>
              </a:graphicData>
            </a:graphic>
          </wp:inline>
        </w:drawing>
      </w:r>
    </w:p>
    <w:p w14:paraId="68D36D9E" w14:textId="1FDCC35D" w:rsidR="00A53570" w:rsidRDefault="00A53570" w:rsidP="00A53570">
      <w:pPr>
        <w:pStyle w:val="aff0"/>
        <w:rPr>
          <w:lang w:val="ru-RU"/>
        </w:rPr>
      </w:pPr>
      <w:r>
        <w:t xml:space="preserve">Рисунок </w:t>
      </w:r>
      <w:r>
        <w:fldChar w:fldCharType="begin"/>
      </w:r>
      <w:r>
        <w:instrText xml:space="preserve"> SEQ Рисунок \* ARABIC </w:instrText>
      </w:r>
      <w:r>
        <w:fldChar w:fldCharType="separate"/>
      </w:r>
      <w:r>
        <w:rPr>
          <w:noProof/>
        </w:rPr>
        <w:t>15</w:t>
      </w:r>
      <w:r>
        <w:fldChar w:fldCharType="end"/>
      </w:r>
      <w:r>
        <w:rPr>
          <w:lang w:val="ru-RU"/>
        </w:rPr>
        <w:t xml:space="preserve">. </w:t>
      </w:r>
      <w:r w:rsidRPr="00A53570">
        <w:rPr>
          <w:lang w:val="ru-RU"/>
        </w:rPr>
        <w:t>Реестр заявок на подбор. Главный рекрутер</w:t>
      </w:r>
    </w:p>
    <w:p w14:paraId="68EB43D9" w14:textId="4C61F23A" w:rsidR="00E25FC5" w:rsidRPr="00E25FC5" w:rsidRDefault="00E25FC5" w:rsidP="00E25FC5">
      <w:pPr>
        <w:pStyle w:val="3"/>
        <w:numPr>
          <w:ilvl w:val="2"/>
          <w:numId w:val="31"/>
        </w:numPr>
        <w:rPr>
          <w:color w:val="auto"/>
        </w:rPr>
      </w:pPr>
      <w:bookmarkStart w:id="100" w:name="_Toc79400137"/>
      <w:r w:rsidRPr="00E25FC5">
        <w:rPr>
          <w:color w:val="auto"/>
        </w:rPr>
        <w:t>Страница</w:t>
      </w:r>
      <w:r w:rsidRPr="00E25FC5">
        <w:rPr>
          <w:color w:val="auto"/>
          <w:lang w:val="ru-RU"/>
        </w:rPr>
        <w:t xml:space="preserve"> «Реестр заявок на подбор. </w:t>
      </w:r>
      <w:r>
        <w:rPr>
          <w:color w:val="auto"/>
          <w:lang w:val="ru-RU"/>
        </w:rPr>
        <w:t>Рекрутер</w:t>
      </w:r>
      <w:r w:rsidRPr="00E25FC5">
        <w:rPr>
          <w:color w:val="auto"/>
          <w:lang w:val="ru-RU"/>
        </w:rPr>
        <w:t>»</w:t>
      </w:r>
      <w:bookmarkEnd w:id="100"/>
    </w:p>
    <w:p w14:paraId="640A56B0" w14:textId="4A395383" w:rsidR="00E25FC5" w:rsidRDefault="00E25FC5" w:rsidP="00E25FC5">
      <w:pPr>
        <w:pStyle w:val="afa"/>
      </w:pPr>
      <w:r>
        <w:t xml:space="preserve">Доступ к странице </w:t>
      </w:r>
      <w:r w:rsidRPr="00241A34">
        <w:t xml:space="preserve">«Реестр заявок на подбор. </w:t>
      </w:r>
      <w:r>
        <w:t>Рекрутер</w:t>
      </w:r>
      <w:r w:rsidRPr="00241A34">
        <w:t>»</w:t>
      </w:r>
      <w:r>
        <w:t xml:space="preserve"> должен быть у пользователей с ролью «Рекрутер» с помощью кнопки «Реестр моих заявок» на странице Сервиса «Заявки на подбор»</w:t>
      </w:r>
    </w:p>
    <w:p w14:paraId="733F92AF" w14:textId="30559330" w:rsidR="00E25FC5" w:rsidRPr="00E25FC5" w:rsidRDefault="00E25FC5" w:rsidP="002608A2">
      <w:pPr>
        <w:pStyle w:val="afa"/>
      </w:pPr>
      <w:r>
        <w:t>В реестре должны быть отображены только те заявки, в которых Рекрутер является исполнителем заявки (Принадлежность пользователя к полю Рекрутер)</w:t>
      </w:r>
    </w:p>
    <w:p w14:paraId="53AC211E" w14:textId="5C579FA9" w:rsidR="002608A2" w:rsidRPr="002608A2" w:rsidRDefault="002608A2" w:rsidP="002608A2">
      <w:pPr>
        <w:pStyle w:val="3"/>
        <w:numPr>
          <w:ilvl w:val="2"/>
          <w:numId w:val="32"/>
        </w:numPr>
        <w:rPr>
          <w:color w:val="auto"/>
        </w:rPr>
      </w:pPr>
      <w:bookmarkStart w:id="101" w:name="_Toc79400138"/>
      <w:r w:rsidRPr="002608A2">
        <w:rPr>
          <w:color w:val="auto"/>
        </w:rPr>
        <w:t>Страница</w:t>
      </w:r>
      <w:r w:rsidRPr="002608A2">
        <w:rPr>
          <w:color w:val="auto"/>
          <w:lang w:val="ru-RU"/>
        </w:rPr>
        <w:t xml:space="preserve"> «Реестр заявок на подбор. </w:t>
      </w:r>
      <w:r>
        <w:rPr>
          <w:color w:val="auto"/>
          <w:lang w:val="ru-RU"/>
        </w:rPr>
        <w:t>Аккаунт</w:t>
      </w:r>
      <w:r w:rsidRPr="002608A2">
        <w:rPr>
          <w:color w:val="auto"/>
          <w:lang w:val="ru-RU"/>
        </w:rPr>
        <w:t>»</w:t>
      </w:r>
      <w:bookmarkEnd w:id="101"/>
    </w:p>
    <w:p w14:paraId="0D7F5A89" w14:textId="25230CDD" w:rsidR="002608A2" w:rsidRDefault="002608A2" w:rsidP="002608A2">
      <w:pPr>
        <w:pStyle w:val="afa"/>
      </w:pPr>
      <w:r>
        <w:t xml:space="preserve">Доступ к странице </w:t>
      </w:r>
      <w:r w:rsidRPr="00241A34">
        <w:t xml:space="preserve">«Реестр заявок на подбор. </w:t>
      </w:r>
      <w:r>
        <w:t>Аккаунт</w:t>
      </w:r>
      <w:r w:rsidRPr="00241A34">
        <w:t>»</w:t>
      </w:r>
      <w:r>
        <w:t xml:space="preserve"> должен быть у пользователей с ролью «Аккаунт» с помощью кнопки «Реестр заявок» на странице Сервиса «Заявки на подбор персонала»</w:t>
      </w:r>
    </w:p>
    <w:p w14:paraId="2A0CB561" w14:textId="1C5386A1" w:rsidR="00241A34" w:rsidRPr="00241A34" w:rsidRDefault="002608A2" w:rsidP="00AB19B8">
      <w:pPr>
        <w:pStyle w:val="afa"/>
      </w:pPr>
      <w:r>
        <w:t xml:space="preserve">В реестре должны быть отображены только те заявки, в которых </w:t>
      </w:r>
      <w:r w:rsidR="00AB19B8">
        <w:t>Аккаунт</w:t>
      </w:r>
      <w:r>
        <w:t xml:space="preserve"> является исполнителем заявки (Принадлежность пользователя к полю </w:t>
      </w:r>
      <w:r w:rsidR="00AB19B8">
        <w:t>Аккаунт</w:t>
      </w:r>
      <w:r>
        <w:t>)</w:t>
      </w:r>
    </w:p>
    <w:p w14:paraId="73938D5E" w14:textId="77777777" w:rsidR="006F366C" w:rsidRDefault="006F366C" w:rsidP="006F366C">
      <w:pPr>
        <w:pStyle w:val="2"/>
      </w:pPr>
      <w:bookmarkStart w:id="102" w:name="_Toc76635112"/>
      <w:bookmarkStart w:id="103" w:name="_Toc79400139"/>
      <w:r>
        <w:t>Оценка качества выполненной заявки</w:t>
      </w:r>
      <w:r>
        <w:rPr>
          <w:lang w:val="ru-RU"/>
        </w:rPr>
        <w:t>.</w:t>
      </w:r>
      <w:bookmarkEnd w:id="102"/>
      <w:bookmarkEnd w:id="103"/>
      <w:r>
        <w:rPr>
          <w:lang w:val="ru-RU"/>
        </w:rPr>
        <w:t xml:space="preserve"> </w:t>
      </w:r>
    </w:p>
    <w:p w14:paraId="7EA34E13" w14:textId="36F64256" w:rsidR="006F366C" w:rsidRDefault="006F366C" w:rsidP="006F366C">
      <w:pPr>
        <w:pStyle w:val="afa"/>
      </w:pPr>
      <w:r>
        <w:t xml:space="preserve">После исполнения заявки Рекрутером у пользователя с ролью «Автор заявки» должна быть возможность оценить качество выполненной заявки. Для появления модального окна с оценкой, пользователь должен подтвердить подбор </w:t>
      </w:r>
      <w:r w:rsidR="00336B96">
        <w:t>кандидатов кнопкой</w:t>
      </w:r>
      <w:r>
        <w:t xml:space="preserve"> «Выполнено» в карточке заявки. Модальное окно с оценкой закрывается после выбора оценки пользователем.</w:t>
      </w:r>
    </w:p>
    <w:p w14:paraId="59F723B7" w14:textId="77777777" w:rsidR="006F366C" w:rsidRDefault="006F366C" w:rsidP="006F366C">
      <w:pPr>
        <w:pStyle w:val="afa"/>
      </w:pPr>
      <w:r>
        <w:t xml:space="preserve">Пользователь должен иметь возможность закрыть модальное окно не оценивая заявку. </w:t>
      </w:r>
    </w:p>
    <w:p w14:paraId="79220436" w14:textId="77777777" w:rsidR="006F366C" w:rsidRDefault="006F366C" w:rsidP="006F366C">
      <w:pPr>
        <w:pStyle w:val="afa"/>
      </w:pPr>
      <w:r>
        <w:t>Атрибуты модального окна оценки:</w:t>
      </w:r>
    </w:p>
    <w:p w14:paraId="29087891" w14:textId="75D2989F" w:rsidR="006F366C" w:rsidRDefault="006F366C" w:rsidP="00E25FC5">
      <w:pPr>
        <w:pStyle w:val="afa"/>
        <w:numPr>
          <w:ilvl w:val="0"/>
          <w:numId w:val="6"/>
        </w:numPr>
      </w:pPr>
      <w:r>
        <w:t xml:space="preserve">Оценка </w:t>
      </w:r>
      <w:r w:rsidR="00412A40">
        <w:t>подбора кандидата</w:t>
      </w:r>
      <w:r>
        <w:t xml:space="preserve"> номер заявки и дата;</w:t>
      </w:r>
    </w:p>
    <w:p w14:paraId="45060A59" w14:textId="1A54A833" w:rsidR="006F366C" w:rsidRDefault="006F366C" w:rsidP="00E25FC5">
      <w:pPr>
        <w:pStyle w:val="afa"/>
        <w:numPr>
          <w:ilvl w:val="0"/>
          <w:numId w:val="6"/>
        </w:numPr>
      </w:pPr>
      <w:r>
        <w:t>Заголовок оценки «Вам понравил</w:t>
      </w:r>
      <w:r w:rsidR="00BC5B6C">
        <w:t>ось качество исполнения</w:t>
      </w:r>
      <w:r>
        <w:t xml:space="preserve"> заявк</w:t>
      </w:r>
      <w:r w:rsidR="00BC5B6C">
        <w:t>и?</w:t>
      </w:r>
      <w:r>
        <w:t>»;</w:t>
      </w:r>
    </w:p>
    <w:p w14:paraId="13C7D09A" w14:textId="77777777" w:rsidR="006F366C" w:rsidRDefault="006F366C" w:rsidP="00E25FC5">
      <w:pPr>
        <w:pStyle w:val="afa"/>
        <w:numPr>
          <w:ilvl w:val="0"/>
          <w:numId w:val="6"/>
        </w:numPr>
      </w:pPr>
      <w:r>
        <w:t>Индикатор оценки (от 1 до 5);</w:t>
      </w:r>
    </w:p>
    <w:p w14:paraId="4DEB90A5" w14:textId="2A730468" w:rsidR="00241A34" w:rsidRDefault="006F366C" w:rsidP="00E25FC5">
      <w:pPr>
        <w:pStyle w:val="afa"/>
        <w:numPr>
          <w:ilvl w:val="0"/>
          <w:numId w:val="6"/>
        </w:numPr>
      </w:pPr>
      <w:r>
        <w:t>Подсказка, обозначающая качество оценки.</w:t>
      </w:r>
    </w:p>
    <w:p w14:paraId="197CCB32" w14:textId="77777777" w:rsidR="001E40E7" w:rsidRPr="001E40E7" w:rsidRDefault="001E40E7" w:rsidP="001E40E7">
      <w:pPr>
        <w:pStyle w:val="afa"/>
        <w:ind w:left="1004" w:firstLine="0"/>
      </w:pPr>
    </w:p>
    <w:p w14:paraId="10A1BC80" w14:textId="77777777" w:rsidR="001E40E7" w:rsidRDefault="001E40E7" w:rsidP="001E40E7">
      <w:pPr>
        <w:pStyle w:val="2"/>
      </w:pPr>
      <w:bookmarkStart w:id="104" w:name="_Toc76635115"/>
      <w:bookmarkStart w:id="105" w:name="_Toc79400140"/>
      <w:r>
        <w:t>Комментарии и ответы на комментарии</w:t>
      </w:r>
      <w:bookmarkEnd w:id="104"/>
      <w:bookmarkEnd w:id="105"/>
    </w:p>
    <w:p w14:paraId="27C92908" w14:textId="2CD44741" w:rsidR="001E40E7" w:rsidRDefault="001E40E7" w:rsidP="001E40E7">
      <w:pPr>
        <w:pStyle w:val="afa"/>
      </w:pPr>
      <w:r w:rsidRPr="008E39E1">
        <w:t xml:space="preserve">В контенте заявки необходимо </w:t>
      </w:r>
      <w:r>
        <w:t xml:space="preserve">предусмотреть возможность взаимодействия между Рекрутером и Главным рекрутером в модальном окне «Комментарии и ответы на комментарии». </w:t>
      </w:r>
    </w:p>
    <w:p w14:paraId="6B37EA06" w14:textId="77777777" w:rsidR="001E40E7" w:rsidRDefault="001E40E7" w:rsidP="001E40E7">
      <w:pPr>
        <w:pStyle w:val="afa"/>
      </w:pPr>
      <w:r>
        <w:lastRenderedPageBreak/>
        <w:t>Атрибуты модального окна «Комментарии и ответы на комментарии»</w:t>
      </w:r>
    </w:p>
    <w:p w14:paraId="5B19EB61" w14:textId="77777777" w:rsidR="001E40E7" w:rsidRDefault="001E40E7" w:rsidP="00E25FC5">
      <w:pPr>
        <w:pStyle w:val="afa"/>
        <w:numPr>
          <w:ilvl w:val="0"/>
          <w:numId w:val="7"/>
        </w:numPr>
      </w:pPr>
      <w:r>
        <w:t>Наименование заявки, номер и дата создания;</w:t>
      </w:r>
    </w:p>
    <w:p w14:paraId="0C67C42E" w14:textId="77777777" w:rsidR="001E40E7" w:rsidRDefault="001E40E7" w:rsidP="00E25FC5">
      <w:pPr>
        <w:pStyle w:val="afa"/>
        <w:numPr>
          <w:ilvl w:val="0"/>
          <w:numId w:val="7"/>
        </w:numPr>
      </w:pPr>
      <w:r>
        <w:t xml:space="preserve">ФИО собеседника (ссылка на профиль пользователя); </w:t>
      </w:r>
    </w:p>
    <w:p w14:paraId="03DDC752" w14:textId="77777777" w:rsidR="001E40E7" w:rsidRDefault="001E40E7" w:rsidP="00E25FC5">
      <w:pPr>
        <w:pStyle w:val="afa"/>
        <w:numPr>
          <w:ilvl w:val="0"/>
          <w:numId w:val="7"/>
        </w:numPr>
      </w:pPr>
      <w:r>
        <w:t>Комментарии с отметкой о дате и времени отправки;</w:t>
      </w:r>
    </w:p>
    <w:p w14:paraId="6E344783" w14:textId="77777777" w:rsidR="001E40E7" w:rsidRDefault="001E40E7" w:rsidP="00E25FC5">
      <w:pPr>
        <w:pStyle w:val="afa"/>
        <w:numPr>
          <w:ilvl w:val="0"/>
          <w:numId w:val="7"/>
        </w:numPr>
      </w:pPr>
      <w:r>
        <w:t>Поле для ввода текста комментария;</w:t>
      </w:r>
    </w:p>
    <w:p w14:paraId="66A86BAB" w14:textId="77777777" w:rsidR="001E40E7" w:rsidRDefault="001E40E7" w:rsidP="00E25FC5">
      <w:pPr>
        <w:pStyle w:val="afa"/>
        <w:numPr>
          <w:ilvl w:val="0"/>
          <w:numId w:val="7"/>
        </w:numPr>
      </w:pPr>
      <w:r>
        <w:t>Кнопка отправки комментария;</w:t>
      </w:r>
    </w:p>
    <w:p w14:paraId="66375B5B" w14:textId="77777777" w:rsidR="001E40E7" w:rsidRDefault="001E40E7" w:rsidP="00E25FC5">
      <w:pPr>
        <w:pStyle w:val="afa"/>
        <w:numPr>
          <w:ilvl w:val="0"/>
          <w:numId w:val="7"/>
        </w:numPr>
      </w:pPr>
      <w:r>
        <w:t>Кнопка «Х».</w:t>
      </w:r>
    </w:p>
    <w:p w14:paraId="74B8A2E6" w14:textId="60AB2291" w:rsidR="001E40E7" w:rsidRDefault="001E40E7" w:rsidP="001E40E7">
      <w:pPr>
        <w:pStyle w:val="afa"/>
        <w:rPr>
          <w:rStyle w:val="eop"/>
          <w:color w:val="000000"/>
          <w:shd w:val="clear" w:color="auto" w:fill="FFFFFF"/>
        </w:rPr>
      </w:pPr>
      <w:r>
        <w:rPr>
          <w:rStyle w:val="eop"/>
          <w:color w:val="000000"/>
          <w:shd w:val="clear" w:color="auto" w:fill="FFFFFF"/>
        </w:rPr>
        <w:t xml:space="preserve">Пользователи </w:t>
      </w:r>
      <w:r w:rsidRPr="00812D70">
        <w:rPr>
          <w:rStyle w:val="eop"/>
          <w:color w:val="000000"/>
          <w:shd w:val="clear" w:color="auto" w:fill="FFFFFF"/>
        </w:rPr>
        <w:t>должны иметь возможность чтения и отправки комментариев</w:t>
      </w:r>
      <w:r>
        <w:rPr>
          <w:rStyle w:val="eop"/>
          <w:color w:val="000000"/>
          <w:shd w:val="clear" w:color="auto" w:fill="FFFFFF"/>
        </w:rPr>
        <w:t xml:space="preserve"> согласно текущему статусу заявки (см. таблица №11.)</w:t>
      </w:r>
    </w:p>
    <w:p w14:paraId="6A4E4085" w14:textId="79FF947E" w:rsidR="001E40E7" w:rsidRDefault="001E40E7" w:rsidP="001E40E7">
      <w:pPr>
        <w:pStyle w:val="aff4"/>
      </w:pPr>
      <w:r>
        <w:t xml:space="preserve">Таблица </w:t>
      </w:r>
      <w:r>
        <w:rPr>
          <w:color w:val="2B579A"/>
          <w:shd w:val="clear" w:color="auto" w:fill="E6E6E6"/>
        </w:rPr>
        <w:fldChar w:fldCharType="begin"/>
      </w:r>
      <w:r>
        <w:instrText xml:space="preserve"> SEQ Таблица \* ARABIC </w:instrText>
      </w:r>
      <w:r>
        <w:rPr>
          <w:color w:val="2B579A"/>
          <w:shd w:val="clear" w:color="auto" w:fill="E6E6E6"/>
        </w:rPr>
        <w:fldChar w:fldCharType="separate"/>
      </w:r>
      <w:r w:rsidR="00074981">
        <w:rPr>
          <w:noProof/>
        </w:rPr>
        <w:t>17</w:t>
      </w:r>
      <w:r>
        <w:rPr>
          <w:color w:val="2B579A"/>
          <w:shd w:val="clear" w:color="auto" w:fill="E6E6E6"/>
        </w:rPr>
        <w:fldChar w:fldCharType="end"/>
      </w:r>
      <w:r>
        <w:t>. Взаимодействие пользователей с модальным окном комментариев и индикацией</w:t>
      </w:r>
    </w:p>
    <w:tbl>
      <w:tblPr>
        <w:tblStyle w:val="25"/>
        <w:tblW w:w="5000" w:type="pct"/>
        <w:tblLook w:val="04A0" w:firstRow="1" w:lastRow="0" w:firstColumn="1" w:lastColumn="0" w:noHBand="0" w:noVBand="1"/>
      </w:tblPr>
      <w:tblGrid>
        <w:gridCol w:w="2027"/>
        <w:gridCol w:w="2396"/>
        <w:gridCol w:w="1882"/>
        <w:gridCol w:w="3332"/>
      </w:tblGrid>
      <w:tr w:rsidR="001E40E7" w14:paraId="1A84D87F" w14:textId="77777777" w:rsidTr="00A76D49">
        <w:trPr>
          <w:cnfStyle w:val="100000000000" w:firstRow="1" w:lastRow="0" w:firstColumn="0" w:lastColumn="0" w:oddVBand="0" w:evenVBand="0" w:oddHBand="0" w:evenHBand="0" w:firstRowFirstColumn="0" w:firstRowLastColumn="0" w:lastRowFirstColumn="0" w:lastRowLastColumn="0"/>
          <w:trHeight w:val="1462"/>
          <w:tblHeader/>
        </w:trPr>
        <w:tc>
          <w:tcPr>
            <w:cnfStyle w:val="001000000000" w:firstRow="0" w:lastRow="0" w:firstColumn="1" w:lastColumn="0" w:oddVBand="0" w:evenVBand="0" w:oddHBand="0" w:evenHBand="0" w:firstRowFirstColumn="0" w:firstRowLastColumn="0" w:lastRowFirstColumn="0" w:lastRowLastColumn="0"/>
            <w:tcW w:w="1031" w:type="pct"/>
            <w:shd w:val="clear" w:color="auto" w:fill="D0CECE" w:themeFill="background2" w:themeFillShade="E6"/>
          </w:tcPr>
          <w:p w14:paraId="570E2EF8" w14:textId="77777777" w:rsidR="001E40E7" w:rsidRDefault="001E40E7" w:rsidP="00A76D49">
            <w:pPr>
              <w:pStyle w:val="afa"/>
              <w:ind w:firstLine="0"/>
              <w:jc w:val="center"/>
              <w:rPr>
                <w:lang w:eastAsia="x-none"/>
              </w:rPr>
            </w:pPr>
            <w:r>
              <w:rPr>
                <w:lang w:eastAsia="x-none"/>
              </w:rPr>
              <w:t>Статус заявки</w:t>
            </w:r>
          </w:p>
        </w:tc>
        <w:tc>
          <w:tcPr>
            <w:tcW w:w="1254" w:type="pct"/>
            <w:shd w:val="clear" w:color="auto" w:fill="D0CECE" w:themeFill="background2" w:themeFillShade="E6"/>
          </w:tcPr>
          <w:p w14:paraId="562CB536" w14:textId="77777777" w:rsidR="001E40E7" w:rsidRPr="0060742B" w:rsidRDefault="001E40E7" w:rsidP="00A76D49">
            <w:pPr>
              <w:pStyle w:val="afa"/>
              <w:ind w:firstLine="0"/>
              <w:jc w:val="left"/>
              <w:cnfStyle w:val="100000000000" w:firstRow="1" w:lastRow="0" w:firstColumn="0" w:lastColumn="0" w:oddVBand="0" w:evenVBand="0" w:oddHBand="0" w:evenHBand="0" w:firstRowFirstColumn="0" w:firstRowLastColumn="0" w:lastRowFirstColumn="0" w:lastRowLastColumn="0"/>
            </w:pPr>
            <w:r>
              <w:t>Наличие индикации комментариев</w:t>
            </w:r>
            <w:r w:rsidRPr="007D0157">
              <w:t xml:space="preserve"> и ответов</w:t>
            </w:r>
            <w:r>
              <w:t xml:space="preserve"> </w:t>
            </w:r>
          </w:p>
        </w:tc>
        <w:tc>
          <w:tcPr>
            <w:tcW w:w="976" w:type="pct"/>
            <w:shd w:val="clear" w:color="auto" w:fill="D0CECE" w:themeFill="background2" w:themeFillShade="E6"/>
          </w:tcPr>
          <w:p w14:paraId="0C30BFA6" w14:textId="77777777" w:rsidR="001E40E7" w:rsidRPr="007D0157" w:rsidRDefault="001E40E7"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Pr>
                <w:lang w:eastAsia="x-none"/>
              </w:rPr>
              <w:t>Возможность просматривать комментарии и ответы</w:t>
            </w:r>
          </w:p>
        </w:tc>
        <w:tc>
          <w:tcPr>
            <w:tcW w:w="1739" w:type="pct"/>
            <w:shd w:val="clear" w:color="auto" w:fill="D0CECE" w:themeFill="background2" w:themeFillShade="E6"/>
          </w:tcPr>
          <w:p w14:paraId="4534ED6A" w14:textId="77777777" w:rsidR="001E40E7" w:rsidRDefault="001E40E7" w:rsidP="00A76D49">
            <w:pPr>
              <w:pStyle w:val="afa"/>
              <w:ind w:firstLine="0"/>
              <w:jc w:val="left"/>
              <w:cnfStyle w:val="100000000000" w:firstRow="1" w:lastRow="0" w:firstColumn="0" w:lastColumn="0" w:oddVBand="0" w:evenVBand="0" w:oddHBand="0" w:evenHBand="0" w:firstRowFirstColumn="0" w:firstRowLastColumn="0" w:lastRowFirstColumn="0" w:lastRowLastColumn="0"/>
              <w:rPr>
                <w:lang w:eastAsia="x-none"/>
              </w:rPr>
            </w:pPr>
            <w:r>
              <w:rPr>
                <w:lang w:eastAsia="x-none"/>
              </w:rPr>
              <w:t>Возможность отправлять комментарии и ответы</w:t>
            </w:r>
          </w:p>
        </w:tc>
      </w:tr>
      <w:tr w:rsidR="001E40E7" w:rsidRPr="004228A0" w14:paraId="618E385C" w14:textId="77777777" w:rsidTr="00A76D49">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1031" w:type="pct"/>
          </w:tcPr>
          <w:p w14:paraId="75724392" w14:textId="5042B87D" w:rsidR="001E40E7" w:rsidRPr="004228A0" w:rsidRDefault="001E40E7" w:rsidP="001E40E7">
            <w:pPr>
              <w:pStyle w:val="afa"/>
              <w:ind w:firstLine="0"/>
              <w:jc w:val="left"/>
              <w:rPr>
                <w:b w:val="0"/>
              </w:rPr>
            </w:pPr>
            <w:r w:rsidRPr="00A57D9E">
              <w:t>На рассмотрении</w:t>
            </w:r>
          </w:p>
        </w:tc>
        <w:tc>
          <w:tcPr>
            <w:tcW w:w="1254" w:type="pct"/>
          </w:tcPr>
          <w:p w14:paraId="3B972429" w14:textId="77777777" w:rsidR="001E40E7" w:rsidRPr="004228A0"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976" w:type="pct"/>
          </w:tcPr>
          <w:p w14:paraId="305316EE"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739" w:type="pct"/>
          </w:tcPr>
          <w:p w14:paraId="7EA380B9"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E40E7" w:rsidRPr="004228A0" w14:paraId="5F9765E4" w14:textId="77777777" w:rsidTr="00A76D49">
        <w:trPr>
          <w:trHeight w:val="855"/>
        </w:trPr>
        <w:tc>
          <w:tcPr>
            <w:cnfStyle w:val="001000000000" w:firstRow="0" w:lastRow="0" w:firstColumn="1" w:lastColumn="0" w:oddVBand="0" w:evenVBand="0" w:oddHBand="0" w:evenHBand="0" w:firstRowFirstColumn="0" w:firstRowLastColumn="0" w:lastRowFirstColumn="0" w:lastRowLastColumn="0"/>
            <w:tcW w:w="1031" w:type="pct"/>
          </w:tcPr>
          <w:p w14:paraId="281504B4" w14:textId="361888B4" w:rsidR="001E40E7" w:rsidRPr="003D571B" w:rsidRDefault="001E40E7" w:rsidP="001E40E7">
            <w:pPr>
              <w:pStyle w:val="afa"/>
              <w:ind w:firstLine="0"/>
              <w:jc w:val="left"/>
            </w:pPr>
            <w:r w:rsidRPr="00A57D9E">
              <w:t>Черновик</w:t>
            </w:r>
          </w:p>
        </w:tc>
        <w:tc>
          <w:tcPr>
            <w:tcW w:w="1254" w:type="pct"/>
          </w:tcPr>
          <w:p w14:paraId="49623AB7" w14:textId="5DE097E7"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976" w:type="pct"/>
          </w:tcPr>
          <w:p w14:paraId="587369B4" w14:textId="0C30729B"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739" w:type="pct"/>
          </w:tcPr>
          <w:p w14:paraId="5EAAF575" w14:textId="39A95730"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E40E7" w:rsidRPr="004228A0" w14:paraId="04DC705F" w14:textId="77777777" w:rsidTr="00A76D49">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1031" w:type="pct"/>
          </w:tcPr>
          <w:p w14:paraId="4E2CB43E" w14:textId="6FC67563" w:rsidR="001E40E7" w:rsidRPr="00A65980" w:rsidRDefault="001E40E7" w:rsidP="001E40E7">
            <w:pPr>
              <w:pStyle w:val="afa"/>
              <w:ind w:firstLine="0"/>
              <w:jc w:val="left"/>
            </w:pPr>
            <w:r w:rsidRPr="00D21DD3">
              <w:t>На согласовании</w:t>
            </w:r>
          </w:p>
        </w:tc>
        <w:tc>
          <w:tcPr>
            <w:tcW w:w="1254" w:type="pct"/>
          </w:tcPr>
          <w:p w14:paraId="240B9541" w14:textId="1B5D8F91"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976" w:type="pct"/>
          </w:tcPr>
          <w:p w14:paraId="6B699336" w14:textId="56801DD8"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739" w:type="pct"/>
          </w:tcPr>
          <w:p w14:paraId="4C416C16"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E40E7" w:rsidRPr="004228A0" w14:paraId="267FA70C"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031" w:type="pct"/>
          </w:tcPr>
          <w:p w14:paraId="17CFA0F7" w14:textId="269D102A" w:rsidR="001E40E7" w:rsidRPr="00A65980" w:rsidRDefault="001E40E7" w:rsidP="001E40E7">
            <w:pPr>
              <w:pStyle w:val="afa"/>
              <w:ind w:firstLine="0"/>
              <w:jc w:val="left"/>
            </w:pPr>
            <w:r w:rsidRPr="00D21DD3">
              <w:t>Отклонена</w:t>
            </w:r>
          </w:p>
        </w:tc>
        <w:tc>
          <w:tcPr>
            <w:tcW w:w="1254" w:type="pct"/>
          </w:tcPr>
          <w:p w14:paraId="135EDCE7" w14:textId="5379C982"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976" w:type="pct"/>
          </w:tcPr>
          <w:p w14:paraId="394D5419" w14:textId="09777E5D" w:rsidR="001E40E7" w:rsidRDefault="006274D5"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739" w:type="pct"/>
          </w:tcPr>
          <w:p w14:paraId="66A0162D" w14:textId="1E8FA924"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E40E7" w:rsidRPr="004228A0" w14:paraId="1A460D65"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031" w:type="pct"/>
          </w:tcPr>
          <w:p w14:paraId="0A384404" w14:textId="79496F70" w:rsidR="001E40E7" w:rsidRPr="00362C71" w:rsidRDefault="001E40E7" w:rsidP="001E40E7">
            <w:pPr>
              <w:pStyle w:val="afa"/>
              <w:ind w:firstLine="0"/>
              <w:jc w:val="left"/>
            </w:pPr>
            <w:r w:rsidRPr="00D21DD3">
              <w:t>На исполнении</w:t>
            </w:r>
          </w:p>
        </w:tc>
        <w:tc>
          <w:tcPr>
            <w:tcW w:w="1254" w:type="pct"/>
          </w:tcPr>
          <w:p w14:paraId="2B95F9F6"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976" w:type="pct"/>
          </w:tcPr>
          <w:p w14:paraId="33A32829"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739" w:type="pct"/>
          </w:tcPr>
          <w:p w14:paraId="154885EA" w14:textId="675D6C82" w:rsidR="001E40E7" w:rsidRDefault="00E31406"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r w:rsidR="001E40E7" w:rsidRPr="004228A0" w14:paraId="3328AEE8"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031" w:type="pct"/>
          </w:tcPr>
          <w:p w14:paraId="249EFC51" w14:textId="77777777" w:rsidR="001E40E7" w:rsidRDefault="001E40E7" w:rsidP="001E40E7">
            <w:pPr>
              <w:rPr>
                <w:sz w:val="24"/>
                <w:szCs w:val="24"/>
              </w:rPr>
            </w:pPr>
            <w:r w:rsidRPr="00D21DD3">
              <w:rPr>
                <w:sz w:val="24"/>
                <w:szCs w:val="24"/>
              </w:rPr>
              <w:t>Согласование с руководством</w:t>
            </w:r>
          </w:p>
          <w:p w14:paraId="0C7C95B0" w14:textId="114524BC" w:rsidR="001E40E7" w:rsidRDefault="001E40E7" w:rsidP="001E40E7">
            <w:pPr>
              <w:pStyle w:val="afa"/>
              <w:ind w:firstLine="0"/>
              <w:jc w:val="left"/>
            </w:pPr>
          </w:p>
        </w:tc>
        <w:tc>
          <w:tcPr>
            <w:tcW w:w="1254" w:type="pct"/>
          </w:tcPr>
          <w:p w14:paraId="22874B0B" w14:textId="7B4D9F22" w:rsidR="001E40E7" w:rsidRDefault="00E31406"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976" w:type="pct"/>
          </w:tcPr>
          <w:p w14:paraId="3B56B120" w14:textId="5DC23D8A" w:rsidR="001E40E7" w:rsidRDefault="00E31406"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739" w:type="pct"/>
          </w:tcPr>
          <w:p w14:paraId="07D5E116" w14:textId="7C7E5DE1" w:rsidR="001E40E7" w:rsidRDefault="00E31406"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E40E7" w:rsidRPr="004228A0" w14:paraId="05BD4209"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031" w:type="pct"/>
          </w:tcPr>
          <w:p w14:paraId="3ACAD0AD" w14:textId="4AB048DF" w:rsidR="001E40E7" w:rsidRDefault="001E40E7" w:rsidP="001E40E7">
            <w:pPr>
              <w:pStyle w:val="afa"/>
              <w:ind w:firstLine="0"/>
              <w:jc w:val="left"/>
            </w:pPr>
            <w:r w:rsidRPr="005D637D">
              <w:t>Приостановлена</w:t>
            </w:r>
          </w:p>
        </w:tc>
        <w:tc>
          <w:tcPr>
            <w:tcW w:w="1254" w:type="pct"/>
          </w:tcPr>
          <w:p w14:paraId="11B440E3" w14:textId="12B98AE6" w:rsidR="001E40E7" w:rsidRDefault="006274D5"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976" w:type="pct"/>
          </w:tcPr>
          <w:p w14:paraId="4B29F53E"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739" w:type="pct"/>
          </w:tcPr>
          <w:p w14:paraId="23B22EE1" w14:textId="23B13495" w:rsidR="001E40E7" w:rsidRPr="00A53570" w:rsidRDefault="006274D5"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val="en-US" w:eastAsia="x-none"/>
              </w:rPr>
            </w:pPr>
            <w:r>
              <w:rPr>
                <w:lang w:eastAsia="x-none"/>
              </w:rPr>
              <w:t>-</w:t>
            </w:r>
          </w:p>
        </w:tc>
      </w:tr>
      <w:tr w:rsidR="001E40E7" w:rsidRPr="004228A0" w14:paraId="7B30A054" w14:textId="77777777" w:rsidTr="00A76D49">
        <w:trPr>
          <w:trHeight w:val="559"/>
        </w:trPr>
        <w:tc>
          <w:tcPr>
            <w:cnfStyle w:val="001000000000" w:firstRow="0" w:lastRow="0" w:firstColumn="1" w:lastColumn="0" w:oddVBand="0" w:evenVBand="0" w:oddHBand="0" w:evenHBand="0" w:firstRowFirstColumn="0" w:firstRowLastColumn="0" w:lastRowFirstColumn="0" w:lastRowLastColumn="0"/>
            <w:tcW w:w="1031" w:type="pct"/>
          </w:tcPr>
          <w:p w14:paraId="489B1402" w14:textId="598DFC6A" w:rsidR="001E40E7" w:rsidRDefault="001E40E7" w:rsidP="001E40E7">
            <w:pPr>
              <w:pStyle w:val="afa"/>
              <w:ind w:firstLine="0"/>
              <w:jc w:val="left"/>
            </w:pPr>
            <w:r>
              <w:t>Исполнена</w:t>
            </w:r>
          </w:p>
        </w:tc>
        <w:tc>
          <w:tcPr>
            <w:tcW w:w="1254" w:type="pct"/>
          </w:tcPr>
          <w:p w14:paraId="005B682C" w14:textId="20484806" w:rsidR="001E40E7" w:rsidRDefault="00E31406"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976" w:type="pct"/>
          </w:tcPr>
          <w:p w14:paraId="4DB8127C" w14:textId="77777777"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c>
          <w:tcPr>
            <w:tcW w:w="1739" w:type="pct"/>
          </w:tcPr>
          <w:p w14:paraId="29AA0939" w14:textId="77777777" w:rsidR="001E40E7" w:rsidRDefault="001E40E7" w:rsidP="001E40E7">
            <w:pPr>
              <w:pStyle w:val="afa"/>
              <w:ind w:firstLine="0"/>
              <w:jc w:val="center"/>
              <w:cnfStyle w:val="000000000000" w:firstRow="0" w:lastRow="0" w:firstColumn="0" w:lastColumn="0" w:oddVBand="0" w:evenVBand="0" w:oddHBand="0" w:evenHBand="0" w:firstRowFirstColumn="0" w:firstRowLastColumn="0" w:lastRowFirstColumn="0" w:lastRowLastColumn="0"/>
              <w:rPr>
                <w:lang w:eastAsia="x-none"/>
              </w:rPr>
            </w:pPr>
            <w:r>
              <w:rPr>
                <w:lang w:eastAsia="x-none"/>
              </w:rPr>
              <w:t>-</w:t>
            </w:r>
          </w:p>
        </w:tc>
      </w:tr>
      <w:tr w:rsidR="001E40E7" w:rsidRPr="004228A0" w14:paraId="293DE667" w14:textId="77777777" w:rsidTr="00A76D4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031" w:type="pct"/>
          </w:tcPr>
          <w:p w14:paraId="1383A171" w14:textId="60F6449F" w:rsidR="001E40E7" w:rsidRDefault="001E40E7" w:rsidP="001E40E7">
            <w:pPr>
              <w:pStyle w:val="afa"/>
              <w:ind w:firstLine="0"/>
              <w:jc w:val="left"/>
            </w:pPr>
            <w:r>
              <w:t>Закрыта</w:t>
            </w:r>
          </w:p>
        </w:tc>
        <w:tc>
          <w:tcPr>
            <w:tcW w:w="1254" w:type="pct"/>
          </w:tcPr>
          <w:p w14:paraId="3BD52752" w14:textId="65F0CAF2" w:rsidR="001E40E7" w:rsidRDefault="00E31406"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976" w:type="pct"/>
          </w:tcPr>
          <w:p w14:paraId="7B524243"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c>
          <w:tcPr>
            <w:tcW w:w="1739" w:type="pct"/>
          </w:tcPr>
          <w:p w14:paraId="1DC4FD80" w14:textId="77777777" w:rsidR="001E40E7" w:rsidRDefault="001E40E7" w:rsidP="001E40E7">
            <w:pPr>
              <w:pStyle w:val="afa"/>
              <w:ind w:firstLine="0"/>
              <w:jc w:val="center"/>
              <w:cnfStyle w:val="000000100000" w:firstRow="0" w:lastRow="0" w:firstColumn="0" w:lastColumn="0" w:oddVBand="0" w:evenVBand="0" w:oddHBand="1" w:evenHBand="0" w:firstRowFirstColumn="0" w:firstRowLastColumn="0" w:lastRowFirstColumn="0" w:lastRowLastColumn="0"/>
              <w:rPr>
                <w:lang w:eastAsia="x-none"/>
              </w:rPr>
            </w:pPr>
            <w:r>
              <w:rPr>
                <w:lang w:eastAsia="x-none"/>
              </w:rPr>
              <w:t>-</w:t>
            </w:r>
          </w:p>
        </w:tc>
      </w:tr>
    </w:tbl>
    <w:p w14:paraId="46BCBB29" w14:textId="77777777" w:rsidR="001E40E7" w:rsidRDefault="001E40E7" w:rsidP="001E40E7">
      <w:pPr>
        <w:pStyle w:val="afa"/>
        <w:rPr>
          <w:rStyle w:val="eop"/>
          <w:color w:val="000000"/>
          <w:shd w:val="clear" w:color="auto" w:fill="FFFFFF"/>
        </w:rPr>
      </w:pPr>
      <w:r>
        <w:rPr>
          <w:noProof/>
          <w:color w:val="000000"/>
          <w:shd w:val="clear" w:color="auto" w:fill="E6E6E6"/>
        </w:rPr>
        <mc:AlternateContent>
          <mc:Choice Requires="wpi">
            <w:drawing>
              <wp:anchor distT="0" distB="0" distL="114300" distR="114300" simplePos="0" relativeHeight="251658240" behindDoc="0" locked="0" layoutInCell="1" allowOverlap="1" wp14:anchorId="6EA583D9" wp14:editId="5EC01E35">
                <wp:simplePos x="0" y="0"/>
                <wp:positionH relativeFrom="column">
                  <wp:posOffset>-1257663</wp:posOffset>
                </wp:positionH>
                <wp:positionV relativeFrom="paragraph">
                  <wp:posOffset>-4780020</wp:posOffset>
                </wp:positionV>
                <wp:extent cx="360" cy="360"/>
                <wp:effectExtent l="38100" t="38100" r="57150" b="57150"/>
                <wp:wrapNone/>
                <wp:docPr id="1724360653" name="Рукописный ввод 1724360653"/>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76CEC138" id="Рукописный ввод 1724360653" o:spid="_x0000_s1026" type="#_x0000_t75" style="position:absolute;margin-left:-99.75pt;margin-top:-377.1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">
                <v:imagedata r:id="rId50" o:title=""/>
              </v:shape>
            </w:pict>
          </mc:Fallback>
        </mc:AlternateContent>
      </w:r>
    </w:p>
    <w:p w14:paraId="5164E125" w14:textId="77777777" w:rsidR="001E40E7" w:rsidRPr="00AE07D1" w:rsidRDefault="001E40E7" w:rsidP="001E40E7">
      <w:pPr>
        <w:pStyle w:val="afa"/>
        <w:rPr>
          <w:rStyle w:val="eop"/>
          <w:color w:val="000000"/>
          <w:shd w:val="clear" w:color="auto" w:fill="FFFFFF"/>
        </w:rPr>
      </w:pPr>
      <w:r>
        <w:rPr>
          <w:rStyle w:val="eop"/>
          <w:color w:val="000000"/>
          <w:shd w:val="clear" w:color="auto" w:fill="FFFFFF"/>
        </w:rPr>
        <w:t xml:space="preserve">При открытии заявки, модальное окно должно находится в закрытом состоянии. А в контенте заявки должна быть предусмотрена кнопка </w:t>
      </w:r>
      <w:r w:rsidRPr="00C74535">
        <w:rPr>
          <w:rStyle w:val="eop"/>
          <w:noProof/>
          <w:color w:val="000000"/>
          <w:shd w:val="clear" w:color="auto" w:fill="FFFFFF"/>
        </w:rPr>
        <w:drawing>
          <wp:inline distT="0" distB="0" distL="0" distR="0" wp14:anchorId="0B53B332" wp14:editId="250E33C5">
            <wp:extent cx="1020561" cy="482547"/>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29713" cy="486874"/>
                    </a:xfrm>
                    <a:prstGeom prst="rect">
                      <a:avLst/>
                    </a:prstGeom>
                  </pic:spPr>
                </pic:pic>
              </a:graphicData>
            </a:graphic>
          </wp:inline>
        </w:drawing>
      </w:r>
      <w:r>
        <w:rPr>
          <w:rStyle w:val="eop"/>
          <w:color w:val="000000"/>
          <w:shd w:val="clear" w:color="auto" w:fill="FFFFFF"/>
        </w:rPr>
        <w:t xml:space="preserve"> перехода к </w:t>
      </w:r>
      <w:r>
        <w:rPr>
          <w:rStyle w:val="eop"/>
          <w:color w:val="000000"/>
          <w:shd w:val="clear" w:color="auto" w:fill="FFFFFF"/>
        </w:rPr>
        <w:lastRenderedPageBreak/>
        <w:t>комментариям. С индикатором, указывающим на кол</w:t>
      </w:r>
      <w:r w:rsidRPr="5F8F0300">
        <w:rPr>
          <w:rStyle w:val="eop"/>
          <w:color w:val="000000" w:themeColor="text1"/>
        </w:rPr>
        <w:t xml:space="preserve">ичество </w:t>
      </w:r>
      <w:r>
        <w:rPr>
          <w:rStyle w:val="eop"/>
          <w:color w:val="000000"/>
          <w:shd w:val="clear" w:color="auto" w:fill="FFFFFF"/>
        </w:rPr>
        <w:t>новых поступивших и непрочитанных комментариев.</w:t>
      </w:r>
      <w:r w:rsidRPr="5F8F0300">
        <w:rPr>
          <w:rStyle w:val="eop"/>
          <w:color w:val="000000" w:themeColor="text1"/>
        </w:rPr>
        <w:t xml:space="preserve"> При переходе в модальное окно с комментариями пользователям должен быть отображён скроллинг внизу модального окна и последние комментарии. </w:t>
      </w:r>
      <w:r>
        <w:t xml:space="preserve">Обновление поступающих комментариев должно происходить в режиме реального времени. </w:t>
      </w:r>
      <w:r w:rsidRPr="5F8F0300">
        <w:rPr>
          <w:color w:val="000000" w:themeColor="text1"/>
        </w:rPr>
        <w:t xml:space="preserve"> </w:t>
      </w:r>
    </w:p>
    <w:p w14:paraId="19A93C66" w14:textId="77777777" w:rsidR="00BE0E78" w:rsidRDefault="001E40E7" w:rsidP="000C32E9">
      <w:pPr>
        <w:pStyle w:val="afa"/>
      </w:pPr>
      <w:r>
        <w:rPr>
          <w:rStyle w:val="eop"/>
          <w:color w:val="000000"/>
          <w:shd w:val="clear" w:color="auto" w:fill="FFFFFF"/>
        </w:rPr>
        <w:t xml:space="preserve">Скрытие модального окна должно происходить при нажатии на кнопку </w:t>
      </w:r>
      <w:r>
        <w:t>«Х».</w:t>
      </w:r>
    </w:p>
    <w:p w14:paraId="771F183B" w14:textId="77777777" w:rsidR="00BE0E78" w:rsidRDefault="00BE0E78" w:rsidP="000C32E9">
      <w:pPr>
        <w:pStyle w:val="afa"/>
      </w:pPr>
    </w:p>
    <w:p w14:paraId="684DDD8B" w14:textId="440D7196" w:rsidR="000C32E9" w:rsidRPr="008A6AA0" w:rsidRDefault="000C32E9" w:rsidP="000C32E9">
      <w:pPr>
        <w:pStyle w:val="2"/>
        <w:numPr>
          <w:ilvl w:val="1"/>
          <w:numId w:val="34"/>
        </w:numPr>
      </w:pPr>
      <w:bookmarkStart w:id="106" w:name="_Toc76635118"/>
      <w:bookmarkStart w:id="107" w:name="_Toc79400141"/>
      <w:r w:rsidRPr="000C32E9">
        <w:rPr>
          <w:lang w:val="ru-RU"/>
        </w:rPr>
        <w:t xml:space="preserve">Управление контентом раздела </w:t>
      </w:r>
      <w:r>
        <w:rPr>
          <w:lang w:val="ru-RU"/>
        </w:rPr>
        <w:t>«З</w:t>
      </w:r>
      <w:r w:rsidRPr="000C32E9">
        <w:rPr>
          <w:lang w:val="ru-RU"/>
        </w:rPr>
        <w:t>аявки</w:t>
      </w:r>
      <w:bookmarkEnd w:id="106"/>
      <w:r>
        <w:rPr>
          <w:lang w:val="ru-RU"/>
        </w:rPr>
        <w:t xml:space="preserve"> на подбор персонала»</w:t>
      </w:r>
      <w:bookmarkEnd w:id="107"/>
    </w:p>
    <w:p w14:paraId="42925230" w14:textId="01A4879C" w:rsidR="000C32E9" w:rsidRDefault="000C32E9" w:rsidP="000C32E9">
      <w:pPr>
        <w:pStyle w:val="afa"/>
      </w:pPr>
      <w:r>
        <w:t>Перечень списков, которые должны вестись в контенте раздела «Заявки на подбор персонала»</w:t>
      </w:r>
    </w:p>
    <w:p w14:paraId="363D6260" w14:textId="452FD3A7" w:rsidR="000C32E9" w:rsidRDefault="000C32E9" w:rsidP="000C32E9">
      <w:pPr>
        <w:pStyle w:val="afa"/>
        <w:numPr>
          <w:ilvl w:val="0"/>
          <w:numId w:val="35"/>
        </w:numPr>
      </w:pPr>
      <w:r w:rsidRPr="000C32E9">
        <w:t>Вакансия штатного расписания</w:t>
      </w:r>
      <w:r>
        <w:t>;</w:t>
      </w:r>
    </w:p>
    <w:p w14:paraId="6E2965B5" w14:textId="54C1F682" w:rsidR="000C32E9" w:rsidRDefault="000C32E9" w:rsidP="000C32E9">
      <w:pPr>
        <w:pStyle w:val="afa"/>
        <w:numPr>
          <w:ilvl w:val="0"/>
          <w:numId w:val="35"/>
        </w:numPr>
      </w:pPr>
      <w:r w:rsidRPr="000C32E9">
        <w:t>Наименование вакансии для публикации</w:t>
      </w:r>
      <w:r>
        <w:t>;</w:t>
      </w:r>
    </w:p>
    <w:p w14:paraId="301AAC79" w14:textId="24FB37FA" w:rsidR="000C32E9" w:rsidRDefault="000C32E9" w:rsidP="000C32E9">
      <w:pPr>
        <w:pStyle w:val="afa"/>
        <w:numPr>
          <w:ilvl w:val="0"/>
          <w:numId w:val="35"/>
        </w:numPr>
      </w:pPr>
      <w:r w:rsidRPr="000C32E9">
        <w:t>Основание для подбора</w:t>
      </w:r>
      <w:r>
        <w:t>;</w:t>
      </w:r>
    </w:p>
    <w:p w14:paraId="549F4750" w14:textId="0D5E5DEF" w:rsidR="000C32E9" w:rsidRDefault="000C32E9" w:rsidP="000C32E9">
      <w:pPr>
        <w:pStyle w:val="afa"/>
        <w:numPr>
          <w:ilvl w:val="0"/>
          <w:numId w:val="35"/>
        </w:numPr>
      </w:pPr>
      <w:r w:rsidRPr="000C32E9">
        <w:t>Характер работы</w:t>
      </w:r>
      <w:r>
        <w:t>;</w:t>
      </w:r>
    </w:p>
    <w:p w14:paraId="784642CF" w14:textId="5D381ACB" w:rsidR="000C32E9" w:rsidRDefault="000C32E9" w:rsidP="000C32E9">
      <w:pPr>
        <w:pStyle w:val="afa"/>
        <w:numPr>
          <w:ilvl w:val="0"/>
          <w:numId w:val="35"/>
        </w:numPr>
      </w:pPr>
      <w:r w:rsidRPr="000C32E9">
        <w:t>Локация</w:t>
      </w:r>
      <w:r>
        <w:t>;</w:t>
      </w:r>
    </w:p>
    <w:p w14:paraId="4C68BDE1" w14:textId="20A20704" w:rsidR="000C32E9" w:rsidRDefault="000C32E9" w:rsidP="000C32E9">
      <w:pPr>
        <w:pStyle w:val="afa"/>
        <w:numPr>
          <w:ilvl w:val="0"/>
          <w:numId w:val="35"/>
        </w:numPr>
      </w:pPr>
      <w:r w:rsidRPr="000C32E9">
        <w:t>Образование</w:t>
      </w:r>
      <w:r>
        <w:t>;</w:t>
      </w:r>
    </w:p>
    <w:p w14:paraId="02F3E2DF" w14:textId="46C09193" w:rsidR="000C32E9" w:rsidRDefault="000C32E9" w:rsidP="000C32E9">
      <w:pPr>
        <w:pStyle w:val="afa"/>
        <w:numPr>
          <w:ilvl w:val="0"/>
          <w:numId w:val="35"/>
        </w:numPr>
      </w:pPr>
      <w:r w:rsidRPr="000C32E9">
        <w:t>Основные навыки</w:t>
      </w:r>
      <w:r>
        <w:t>;</w:t>
      </w:r>
    </w:p>
    <w:p w14:paraId="649D8566" w14:textId="4026B63D" w:rsidR="000C32E9" w:rsidRDefault="000C32E9" w:rsidP="000C32E9">
      <w:pPr>
        <w:pStyle w:val="afa"/>
        <w:numPr>
          <w:ilvl w:val="0"/>
          <w:numId w:val="35"/>
        </w:numPr>
      </w:pPr>
      <w:r w:rsidRPr="000C32E9">
        <w:t>График работы</w:t>
      </w:r>
      <w:r>
        <w:t>;</w:t>
      </w:r>
    </w:p>
    <w:p w14:paraId="282A0F43" w14:textId="07F25D44" w:rsidR="008C1838" w:rsidRDefault="008C1838" w:rsidP="000C32E9">
      <w:pPr>
        <w:pStyle w:val="afa"/>
        <w:numPr>
          <w:ilvl w:val="0"/>
          <w:numId w:val="35"/>
        </w:numPr>
      </w:pPr>
      <w:r w:rsidRPr="008C1838">
        <w:t>Занятость</w:t>
      </w:r>
      <w:r>
        <w:t>;</w:t>
      </w:r>
    </w:p>
    <w:p w14:paraId="77F0B08C" w14:textId="002C6BF6" w:rsidR="008C1838" w:rsidRDefault="008C1838" w:rsidP="000C32E9">
      <w:pPr>
        <w:pStyle w:val="afa"/>
        <w:numPr>
          <w:ilvl w:val="0"/>
          <w:numId w:val="35"/>
        </w:numPr>
      </w:pPr>
      <w:r>
        <w:t>Наличие премирования;</w:t>
      </w:r>
    </w:p>
    <w:p w14:paraId="433671B7" w14:textId="1CC85422" w:rsidR="008C1838" w:rsidRDefault="008C1838" w:rsidP="000C32E9">
      <w:pPr>
        <w:pStyle w:val="afa"/>
        <w:numPr>
          <w:ilvl w:val="0"/>
          <w:numId w:val="35"/>
        </w:numPr>
      </w:pPr>
      <w:r>
        <w:t>Приоритет;</w:t>
      </w:r>
    </w:p>
    <w:p w14:paraId="4C506003" w14:textId="6CE581DB" w:rsidR="008C1838" w:rsidRDefault="008C1838" w:rsidP="000C32E9">
      <w:pPr>
        <w:pStyle w:val="afa"/>
        <w:numPr>
          <w:ilvl w:val="0"/>
          <w:numId w:val="35"/>
        </w:numPr>
      </w:pPr>
      <w:r>
        <w:t>Номер вакансии из свободного бюджета</w:t>
      </w:r>
      <w:r w:rsidR="00BE76C6">
        <w:t>.</w:t>
      </w:r>
    </w:p>
    <w:p w14:paraId="73B509A8" w14:textId="2D97D8E6" w:rsidR="0032611D" w:rsidRPr="0011364A" w:rsidRDefault="0032611D" w:rsidP="0032611D">
      <w:pPr>
        <w:pStyle w:val="afa"/>
      </w:pPr>
      <w:r w:rsidRPr="00A377AB">
        <w:t>Ответственны</w:t>
      </w:r>
      <w:r>
        <w:t>м</w:t>
      </w:r>
      <w:r w:rsidRPr="00A377AB">
        <w:t xml:space="preserve"> за ведение и наполнение списк</w:t>
      </w:r>
      <w:r>
        <w:t>ов в</w:t>
      </w:r>
      <w:r w:rsidRPr="00A377AB">
        <w:t xml:space="preserve"> контенте портала</w:t>
      </w:r>
      <w:r>
        <w:t>,</w:t>
      </w:r>
      <w:r w:rsidRPr="00A377AB">
        <w:t xml:space="preserve"> </w:t>
      </w:r>
      <w:r>
        <w:t xml:space="preserve">должны быть Рекрутеры и Администраторы. </w:t>
      </w:r>
    </w:p>
    <w:p w14:paraId="3BB39702" w14:textId="77777777" w:rsidR="0032611D" w:rsidRDefault="0032611D" w:rsidP="0032611D">
      <w:pPr>
        <w:pStyle w:val="afa"/>
      </w:pPr>
    </w:p>
    <w:p w14:paraId="26BBD537" w14:textId="77777777" w:rsidR="008C1838" w:rsidRDefault="008C1838" w:rsidP="008C1838">
      <w:pPr>
        <w:pStyle w:val="afa"/>
        <w:ind w:left="1004" w:firstLine="0"/>
      </w:pPr>
    </w:p>
    <w:p w14:paraId="49D0BF76" w14:textId="77777777" w:rsidR="000C32E9" w:rsidRDefault="000C32E9" w:rsidP="001E40E7">
      <w:pPr>
        <w:pStyle w:val="afa"/>
        <w:rPr>
          <w:rStyle w:val="eop"/>
          <w:color w:val="000000"/>
          <w:shd w:val="clear" w:color="auto" w:fill="FFFFFF"/>
        </w:rPr>
      </w:pPr>
    </w:p>
    <w:p w14:paraId="51A890CB" w14:textId="262FC449" w:rsidR="00074981" w:rsidRPr="00204C21" w:rsidRDefault="00BE0E78" w:rsidP="00074981">
      <w:pPr>
        <w:pStyle w:val="1"/>
        <w:pageBreakBefore w:val="0"/>
        <w:ind w:left="391" w:hanging="391"/>
        <w:rPr>
          <w:sz w:val="24"/>
          <w:szCs w:val="24"/>
          <w:lang w:val="ru-RU"/>
        </w:rPr>
      </w:pPr>
      <w:bookmarkStart w:id="108" w:name="_Toc76635123"/>
      <w:bookmarkStart w:id="109" w:name="_Toc79400142"/>
      <w:r w:rsidRPr="3BC781B9">
        <w:rPr>
          <w:sz w:val="24"/>
          <w:szCs w:val="24"/>
          <w:lang w:val="ru-RU"/>
        </w:rPr>
        <w:t>Описание структуры данных</w:t>
      </w:r>
      <w:bookmarkEnd w:id="108"/>
      <w:bookmarkEnd w:id="109"/>
    </w:p>
    <w:p w14:paraId="1E0259C5" w14:textId="3FA813C5" w:rsidR="00074981" w:rsidRDefault="00074981" w:rsidP="00074981">
      <w:pPr>
        <w:pStyle w:val="aff4"/>
      </w:pPr>
      <w:r>
        <w:t xml:space="preserve">Таблица </w:t>
      </w:r>
      <w:r>
        <w:fldChar w:fldCharType="begin"/>
      </w:r>
      <w:r>
        <w:instrText xml:space="preserve"> SEQ Таблица \* ARABIC </w:instrText>
      </w:r>
      <w:r>
        <w:fldChar w:fldCharType="separate"/>
      </w:r>
      <w:r>
        <w:rPr>
          <w:noProof/>
        </w:rPr>
        <w:t>18</w:t>
      </w:r>
      <w:r>
        <w:fldChar w:fldCharType="end"/>
      </w:r>
      <w:r>
        <w:t xml:space="preserve">. </w:t>
      </w:r>
      <w:r w:rsidRPr="009043A2">
        <w:t>Структура данных списка</w:t>
      </w:r>
      <w:r>
        <w:t xml:space="preserve"> </w:t>
      </w:r>
      <w:r w:rsidRPr="009043A2">
        <w:t>«</w:t>
      </w:r>
      <w:r w:rsidRPr="00074981">
        <w:t xml:space="preserve"> </w:t>
      </w:r>
      <w:r w:rsidRPr="000C32E9">
        <w:t>Вакансия штатного расписания</w:t>
      </w:r>
      <w:r w:rsidRPr="009043A2">
        <w:t>»</w:t>
      </w:r>
    </w:p>
    <w:tbl>
      <w:tblPr>
        <w:tblStyle w:val="a8"/>
        <w:tblW w:w="0" w:type="auto"/>
        <w:tblLook w:val="04A0" w:firstRow="1" w:lastRow="0" w:firstColumn="1" w:lastColumn="0" w:noHBand="0" w:noVBand="1"/>
      </w:tblPr>
      <w:tblGrid>
        <w:gridCol w:w="2400"/>
        <w:gridCol w:w="2409"/>
        <w:gridCol w:w="2404"/>
        <w:gridCol w:w="2414"/>
      </w:tblGrid>
      <w:tr w:rsidR="00074981" w14:paraId="131AAEDF"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356E8E74" w14:textId="77777777" w:rsidR="00074981" w:rsidRPr="001739A6" w:rsidRDefault="00074981" w:rsidP="00A76D49">
            <w:pPr>
              <w:jc w:val="both"/>
              <w:rPr>
                <w:rFonts w:ascii="Times New Roman" w:hAnsi="Times New Roman"/>
                <w:b w:val="0"/>
                <w:bCs/>
                <w:color w:val="000000"/>
                <w:sz w:val="24"/>
                <w:szCs w:val="24"/>
              </w:rPr>
            </w:pPr>
            <w:bookmarkStart w:id="110" w:name="_Hlk75870275"/>
            <w:r w:rsidRPr="001739A6">
              <w:rPr>
                <w:rFonts w:ascii="Times New Roman" w:hAnsi="Times New Roman"/>
                <w:bCs/>
                <w:color w:val="000000"/>
                <w:sz w:val="24"/>
                <w:szCs w:val="24"/>
              </w:rPr>
              <w:t>Атрибут</w:t>
            </w:r>
          </w:p>
        </w:tc>
        <w:tc>
          <w:tcPr>
            <w:tcW w:w="2409" w:type="dxa"/>
          </w:tcPr>
          <w:p w14:paraId="6D5BBAE6" w14:textId="77777777" w:rsidR="00074981" w:rsidRPr="001739A6" w:rsidRDefault="0007498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731E03AF" w14:textId="77777777" w:rsidR="00074981" w:rsidRPr="001739A6" w:rsidRDefault="0007498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618053C6" w14:textId="77777777" w:rsidR="00074981" w:rsidRPr="001739A6" w:rsidRDefault="0007498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074981" w14:paraId="05765D11" w14:textId="77777777" w:rsidTr="00A76D49">
        <w:tc>
          <w:tcPr>
            <w:tcW w:w="2400" w:type="dxa"/>
          </w:tcPr>
          <w:p w14:paraId="01B34F9F" w14:textId="0803B9CC" w:rsidR="00074981" w:rsidRPr="001739A6" w:rsidRDefault="00074981" w:rsidP="00A76D49">
            <w:pPr>
              <w:jc w:val="both"/>
              <w:rPr>
                <w:rFonts w:ascii="Times New Roman" w:hAnsi="Times New Roman"/>
                <w:bCs/>
                <w:color w:val="000000"/>
                <w:sz w:val="24"/>
                <w:szCs w:val="24"/>
              </w:rPr>
            </w:pPr>
            <w:r w:rsidRPr="007A485C">
              <w:rPr>
                <w:rFonts w:ascii="Times New Roman" w:hAnsi="Times New Roman"/>
                <w:bCs/>
                <w:color w:val="000000"/>
                <w:sz w:val="24"/>
                <w:szCs w:val="24"/>
              </w:rPr>
              <w:t>ID</w:t>
            </w:r>
            <w:r w:rsidRPr="00CE1A28">
              <w:rPr>
                <w:rFonts w:ascii="Times New Roman" w:hAnsi="Times New Roman"/>
                <w:bCs/>
                <w:color w:val="000000"/>
                <w:sz w:val="24"/>
                <w:szCs w:val="24"/>
              </w:rPr>
              <w:t xml:space="preserve"> </w:t>
            </w:r>
            <w:r w:rsidR="00351B44">
              <w:rPr>
                <w:rFonts w:ascii="Times New Roman" w:hAnsi="Times New Roman"/>
                <w:bCs/>
                <w:color w:val="000000"/>
                <w:sz w:val="24"/>
                <w:szCs w:val="24"/>
              </w:rPr>
              <w:t>штатной вакансии</w:t>
            </w:r>
          </w:p>
        </w:tc>
        <w:tc>
          <w:tcPr>
            <w:tcW w:w="2409" w:type="dxa"/>
          </w:tcPr>
          <w:p w14:paraId="5702397D" w14:textId="77777777" w:rsidR="00074981" w:rsidRPr="001739A6" w:rsidRDefault="0007498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0B644922" w14:textId="77777777" w:rsidR="00074981" w:rsidRPr="001739A6" w:rsidRDefault="0007498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215643DE" w14:textId="77777777" w:rsidR="00074981" w:rsidRPr="001739A6" w:rsidRDefault="0007498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074981" w14:paraId="500B524D" w14:textId="77777777" w:rsidTr="00A76D49">
        <w:tc>
          <w:tcPr>
            <w:tcW w:w="2400" w:type="dxa"/>
          </w:tcPr>
          <w:p w14:paraId="28DCF83E" w14:textId="1593AD7A" w:rsidR="00074981" w:rsidRDefault="007A485C" w:rsidP="007A485C">
            <w:pPr>
              <w:jc w:val="both"/>
              <w:rPr>
                <w:rFonts w:ascii="Times New Roman" w:hAnsi="Times New Roman"/>
                <w:bCs/>
                <w:color w:val="000000"/>
                <w:sz w:val="24"/>
                <w:szCs w:val="24"/>
              </w:rPr>
            </w:pPr>
            <w:r w:rsidRPr="007A485C">
              <w:rPr>
                <w:rFonts w:ascii="Times New Roman" w:hAnsi="Times New Roman"/>
                <w:bCs/>
                <w:color w:val="000000"/>
                <w:sz w:val="24"/>
                <w:szCs w:val="24"/>
              </w:rPr>
              <w:t>Вакансия штатного расписания</w:t>
            </w:r>
          </w:p>
        </w:tc>
        <w:tc>
          <w:tcPr>
            <w:tcW w:w="2409" w:type="dxa"/>
          </w:tcPr>
          <w:p w14:paraId="402C3CAA" w14:textId="094EC0C7" w:rsidR="00074981" w:rsidRDefault="00074981"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w:t>
            </w:r>
            <w:r w:rsidR="00204C21">
              <w:rPr>
                <w:rFonts w:ascii="Times New Roman" w:hAnsi="Times New Roman"/>
                <w:bCs/>
                <w:color w:val="000000"/>
                <w:sz w:val="24"/>
                <w:szCs w:val="24"/>
              </w:rPr>
              <w:t>10</w:t>
            </w:r>
            <w:r>
              <w:rPr>
                <w:rFonts w:ascii="Times New Roman" w:hAnsi="Times New Roman"/>
                <w:bCs/>
                <w:color w:val="000000"/>
                <w:sz w:val="24"/>
                <w:szCs w:val="24"/>
              </w:rPr>
              <w:t>0 символов)</w:t>
            </w:r>
          </w:p>
        </w:tc>
        <w:tc>
          <w:tcPr>
            <w:tcW w:w="2404" w:type="dxa"/>
          </w:tcPr>
          <w:p w14:paraId="7C200CF0" w14:textId="77777777" w:rsidR="00074981" w:rsidRDefault="00074981"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749D4274" w14:textId="77777777" w:rsidR="00074981" w:rsidRPr="00CE1A28" w:rsidRDefault="00074981"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bookmarkEnd w:id="110"/>
    </w:tbl>
    <w:p w14:paraId="67D0197C" w14:textId="77777777" w:rsidR="00074981" w:rsidRPr="00074981" w:rsidRDefault="00074981" w:rsidP="00074981">
      <w:pPr>
        <w:rPr>
          <w:lang w:eastAsia="x-none"/>
        </w:rPr>
      </w:pPr>
    </w:p>
    <w:p w14:paraId="1189F00D" w14:textId="5DADF056" w:rsidR="00204C21" w:rsidRDefault="00204C21" w:rsidP="00204C21">
      <w:pPr>
        <w:pStyle w:val="aff4"/>
      </w:pPr>
      <w:r>
        <w:t xml:space="preserve">Таблица </w:t>
      </w:r>
      <w:r>
        <w:fldChar w:fldCharType="begin"/>
      </w:r>
      <w:r>
        <w:instrText xml:space="preserve"> SEQ Таблица \* ARABIC </w:instrText>
      </w:r>
      <w:r>
        <w:fldChar w:fldCharType="separate"/>
      </w:r>
      <w:r>
        <w:rPr>
          <w:noProof/>
        </w:rPr>
        <w:t>19</w:t>
      </w:r>
      <w:r>
        <w:fldChar w:fldCharType="end"/>
      </w:r>
      <w:r>
        <w:t xml:space="preserve">. </w:t>
      </w:r>
      <w:r w:rsidRPr="009043A2">
        <w:t>Структура данных списка</w:t>
      </w:r>
      <w:r>
        <w:t xml:space="preserve"> </w:t>
      </w:r>
      <w:r w:rsidRPr="009043A2">
        <w:t>«</w:t>
      </w:r>
      <w:r w:rsidRPr="00074981">
        <w:t xml:space="preserve"> </w:t>
      </w:r>
      <w:r w:rsidRPr="000C32E9">
        <w:t>Наименование вакансии для публикации</w:t>
      </w:r>
      <w:r w:rsidRPr="009043A2">
        <w:t>»</w:t>
      </w:r>
    </w:p>
    <w:tbl>
      <w:tblPr>
        <w:tblStyle w:val="a8"/>
        <w:tblW w:w="0" w:type="auto"/>
        <w:tblLook w:val="04A0" w:firstRow="1" w:lastRow="0" w:firstColumn="1" w:lastColumn="0" w:noHBand="0" w:noVBand="1"/>
      </w:tblPr>
      <w:tblGrid>
        <w:gridCol w:w="2400"/>
        <w:gridCol w:w="2409"/>
        <w:gridCol w:w="2404"/>
        <w:gridCol w:w="2414"/>
      </w:tblGrid>
      <w:tr w:rsidR="00204C21" w14:paraId="07B0E8FB"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73CAD9CB"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lastRenderedPageBreak/>
              <w:t>Атрибут</w:t>
            </w:r>
          </w:p>
        </w:tc>
        <w:tc>
          <w:tcPr>
            <w:tcW w:w="2409" w:type="dxa"/>
          </w:tcPr>
          <w:p w14:paraId="48122DFE"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7C7B3CD1"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1ED90C13"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204C21" w14:paraId="3CEA6A0F" w14:textId="77777777" w:rsidTr="00A76D49">
        <w:tc>
          <w:tcPr>
            <w:tcW w:w="2400" w:type="dxa"/>
          </w:tcPr>
          <w:p w14:paraId="28E6A1E1" w14:textId="1BFABFD5" w:rsidR="00204C21" w:rsidRPr="001739A6" w:rsidRDefault="00204C21" w:rsidP="00A76D49">
            <w:pPr>
              <w:jc w:val="both"/>
              <w:rPr>
                <w:rFonts w:ascii="Times New Roman" w:hAnsi="Times New Roman"/>
                <w:bCs/>
                <w:color w:val="000000"/>
                <w:sz w:val="24"/>
                <w:szCs w:val="24"/>
              </w:rPr>
            </w:pPr>
            <w:r w:rsidRPr="007A485C">
              <w:rPr>
                <w:rFonts w:ascii="Times New Roman" w:hAnsi="Times New Roman"/>
                <w:bCs/>
                <w:color w:val="000000"/>
                <w:sz w:val="24"/>
                <w:szCs w:val="24"/>
              </w:rPr>
              <w:t>ID</w:t>
            </w:r>
            <w:r w:rsidRPr="00CE1A28">
              <w:rPr>
                <w:rFonts w:ascii="Times New Roman" w:hAnsi="Times New Roman"/>
                <w:bCs/>
                <w:color w:val="000000"/>
                <w:sz w:val="24"/>
                <w:szCs w:val="24"/>
              </w:rPr>
              <w:t xml:space="preserve"> </w:t>
            </w:r>
            <w:r w:rsidR="00351B44">
              <w:rPr>
                <w:rFonts w:ascii="Times New Roman" w:hAnsi="Times New Roman"/>
                <w:bCs/>
                <w:color w:val="000000"/>
                <w:sz w:val="24"/>
                <w:szCs w:val="24"/>
              </w:rPr>
              <w:t>в</w:t>
            </w:r>
            <w:r w:rsidRPr="007A485C">
              <w:rPr>
                <w:rFonts w:ascii="Times New Roman" w:hAnsi="Times New Roman"/>
                <w:bCs/>
                <w:color w:val="000000"/>
                <w:sz w:val="24"/>
                <w:szCs w:val="24"/>
              </w:rPr>
              <w:t>акансии</w:t>
            </w:r>
            <w:r w:rsidR="00351B44">
              <w:rPr>
                <w:rFonts w:ascii="Times New Roman" w:hAnsi="Times New Roman"/>
                <w:bCs/>
                <w:color w:val="000000"/>
                <w:sz w:val="24"/>
                <w:szCs w:val="24"/>
              </w:rPr>
              <w:t xml:space="preserve"> </w:t>
            </w:r>
            <w:r w:rsidR="00351B44" w:rsidRPr="00204C21">
              <w:rPr>
                <w:rFonts w:ascii="Times New Roman" w:hAnsi="Times New Roman"/>
                <w:bCs/>
                <w:color w:val="000000"/>
                <w:sz w:val="24"/>
                <w:szCs w:val="24"/>
              </w:rPr>
              <w:t>для публикации</w:t>
            </w:r>
          </w:p>
        </w:tc>
        <w:tc>
          <w:tcPr>
            <w:tcW w:w="2409" w:type="dxa"/>
          </w:tcPr>
          <w:p w14:paraId="32DCED29" w14:textId="77777777" w:rsidR="00204C21" w:rsidRPr="001739A6" w:rsidRDefault="00204C2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60830F1D" w14:textId="77777777" w:rsidR="00204C21" w:rsidRPr="001739A6" w:rsidRDefault="00204C2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1EE7C7D8" w14:textId="77777777" w:rsidR="00204C21" w:rsidRPr="001739A6" w:rsidRDefault="00204C2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204C21" w14:paraId="7AF975AB" w14:textId="77777777" w:rsidTr="00A76D49">
        <w:tc>
          <w:tcPr>
            <w:tcW w:w="2400" w:type="dxa"/>
          </w:tcPr>
          <w:p w14:paraId="07F38AF5" w14:textId="52B41FBD" w:rsidR="00204C21" w:rsidRDefault="00204C21" w:rsidP="00204C21">
            <w:pPr>
              <w:rPr>
                <w:rFonts w:ascii="Times New Roman" w:hAnsi="Times New Roman"/>
                <w:bCs/>
                <w:color w:val="000000"/>
                <w:sz w:val="24"/>
                <w:szCs w:val="24"/>
              </w:rPr>
            </w:pPr>
            <w:r w:rsidRPr="00204C21">
              <w:rPr>
                <w:rFonts w:ascii="Times New Roman" w:hAnsi="Times New Roman"/>
                <w:bCs/>
                <w:color w:val="000000"/>
                <w:sz w:val="24"/>
                <w:szCs w:val="24"/>
              </w:rPr>
              <w:t>Наименование вакансии для публикации</w:t>
            </w:r>
          </w:p>
        </w:tc>
        <w:tc>
          <w:tcPr>
            <w:tcW w:w="2409" w:type="dxa"/>
          </w:tcPr>
          <w:p w14:paraId="252693C0" w14:textId="723D8E8B" w:rsidR="00204C21" w:rsidRDefault="00204C21"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(100 символов)</w:t>
            </w:r>
          </w:p>
        </w:tc>
        <w:tc>
          <w:tcPr>
            <w:tcW w:w="2404" w:type="dxa"/>
          </w:tcPr>
          <w:p w14:paraId="53FEEFCF" w14:textId="77777777" w:rsidR="00204C21" w:rsidRDefault="00204C21"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7642C7D7" w14:textId="77777777" w:rsidR="00204C21" w:rsidRPr="00CE1A28" w:rsidRDefault="00204C21"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1B138A5C" w14:textId="77777777" w:rsidR="00204C21" w:rsidRDefault="00204C21" w:rsidP="00204C21">
      <w:pPr>
        <w:pStyle w:val="aff4"/>
      </w:pPr>
    </w:p>
    <w:p w14:paraId="511107C2" w14:textId="7EE16FED" w:rsidR="00204C21" w:rsidRDefault="00204C21" w:rsidP="00204C21">
      <w:pPr>
        <w:pStyle w:val="aff4"/>
      </w:pPr>
      <w:r>
        <w:t xml:space="preserve">Таблица </w:t>
      </w:r>
      <w:r>
        <w:fldChar w:fldCharType="begin"/>
      </w:r>
      <w:r>
        <w:instrText xml:space="preserve"> SEQ Таблица \* ARABIC </w:instrText>
      </w:r>
      <w:r>
        <w:fldChar w:fldCharType="separate"/>
      </w:r>
      <w:r w:rsidR="009C0ECB">
        <w:rPr>
          <w:noProof/>
        </w:rPr>
        <w:t>20</w:t>
      </w:r>
      <w:r>
        <w:fldChar w:fldCharType="end"/>
      </w:r>
      <w:r>
        <w:t xml:space="preserve">. </w:t>
      </w:r>
      <w:r w:rsidRPr="009043A2">
        <w:t>Структура данных списка</w:t>
      </w:r>
      <w:r>
        <w:t xml:space="preserve"> </w:t>
      </w:r>
      <w:r w:rsidRPr="009043A2">
        <w:t>«</w:t>
      </w:r>
      <w:r w:rsidRPr="00074981">
        <w:t xml:space="preserve"> </w:t>
      </w:r>
      <w:r w:rsidRPr="000C32E9">
        <w:t>Основание для подбора</w:t>
      </w:r>
      <w:r w:rsidRPr="009043A2">
        <w:t>»</w:t>
      </w:r>
    </w:p>
    <w:tbl>
      <w:tblPr>
        <w:tblStyle w:val="a8"/>
        <w:tblW w:w="0" w:type="auto"/>
        <w:tblLook w:val="04A0" w:firstRow="1" w:lastRow="0" w:firstColumn="1" w:lastColumn="0" w:noHBand="0" w:noVBand="1"/>
      </w:tblPr>
      <w:tblGrid>
        <w:gridCol w:w="2400"/>
        <w:gridCol w:w="2409"/>
        <w:gridCol w:w="2404"/>
        <w:gridCol w:w="2414"/>
      </w:tblGrid>
      <w:tr w:rsidR="00204C21" w14:paraId="3F897775"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1563773E"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23E2503B"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3C2C9E95"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16CC87FB" w14:textId="77777777" w:rsidR="00204C21" w:rsidRPr="001739A6" w:rsidRDefault="00204C2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204C21" w14:paraId="30E6E2C1" w14:textId="77777777" w:rsidTr="00A76D49">
        <w:tc>
          <w:tcPr>
            <w:tcW w:w="2400" w:type="dxa"/>
          </w:tcPr>
          <w:p w14:paraId="17B8A417" w14:textId="4E3550CF" w:rsidR="00204C21" w:rsidRPr="001739A6" w:rsidRDefault="00204C21" w:rsidP="00EE5F3D">
            <w:pPr>
              <w:rPr>
                <w:rFonts w:ascii="Times New Roman" w:hAnsi="Times New Roman"/>
                <w:bCs/>
                <w:color w:val="000000"/>
                <w:sz w:val="24"/>
                <w:szCs w:val="24"/>
              </w:rPr>
            </w:pPr>
            <w:r w:rsidRPr="007A485C">
              <w:rPr>
                <w:rFonts w:ascii="Times New Roman" w:hAnsi="Times New Roman"/>
                <w:bCs/>
                <w:color w:val="000000"/>
                <w:sz w:val="24"/>
                <w:szCs w:val="24"/>
              </w:rPr>
              <w:t>ID</w:t>
            </w:r>
            <w:r w:rsidR="00EE5F3D">
              <w:rPr>
                <w:rFonts w:ascii="Times New Roman" w:hAnsi="Times New Roman"/>
                <w:bCs/>
                <w:color w:val="000000"/>
                <w:sz w:val="24"/>
                <w:szCs w:val="24"/>
              </w:rPr>
              <w:t xml:space="preserve"> основани</w:t>
            </w:r>
            <w:r w:rsidR="00351B44">
              <w:rPr>
                <w:rFonts w:ascii="Times New Roman" w:hAnsi="Times New Roman"/>
                <w:bCs/>
                <w:color w:val="000000"/>
                <w:sz w:val="24"/>
                <w:szCs w:val="24"/>
              </w:rPr>
              <w:t>е</w:t>
            </w:r>
            <w:r w:rsidR="00EE5F3D">
              <w:rPr>
                <w:rFonts w:ascii="Times New Roman" w:hAnsi="Times New Roman"/>
                <w:bCs/>
                <w:color w:val="000000"/>
                <w:sz w:val="24"/>
                <w:szCs w:val="24"/>
              </w:rPr>
              <w:t xml:space="preserve"> для подбора</w:t>
            </w:r>
          </w:p>
        </w:tc>
        <w:tc>
          <w:tcPr>
            <w:tcW w:w="2409" w:type="dxa"/>
          </w:tcPr>
          <w:p w14:paraId="217BBF01" w14:textId="77777777" w:rsidR="00204C21" w:rsidRPr="001739A6" w:rsidRDefault="00204C2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235B4921" w14:textId="77777777" w:rsidR="00204C21" w:rsidRPr="001739A6" w:rsidRDefault="00204C2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00114092" w14:textId="77777777" w:rsidR="00204C21" w:rsidRPr="001739A6" w:rsidRDefault="00204C21"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204C21" w14:paraId="30FE5069" w14:textId="77777777" w:rsidTr="00A76D49">
        <w:tc>
          <w:tcPr>
            <w:tcW w:w="2400" w:type="dxa"/>
          </w:tcPr>
          <w:p w14:paraId="2495C50E" w14:textId="31C69EEB" w:rsidR="00204C21" w:rsidRDefault="00EE5F3D" w:rsidP="00A76D49">
            <w:pPr>
              <w:rPr>
                <w:rFonts w:ascii="Times New Roman" w:hAnsi="Times New Roman"/>
                <w:bCs/>
                <w:color w:val="000000"/>
                <w:sz w:val="24"/>
                <w:szCs w:val="24"/>
              </w:rPr>
            </w:pPr>
            <w:r w:rsidRPr="00EE5F3D">
              <w:rPr>
                <w:rFonts w:ascii="Times New Roman" w:hAnsi="Times New Roman"/>
                <w:bCs/>
                <w:color w:val="000000"/>
                <w:sz w:val="24"/>
                <w:szCs w:val="24"/>
              </w:rPr>
              <w:t>Основание для подбора</w:t>
            </w:r>
          </w:p>
        </w:tc>
        <w:tc>
          <w:tcPr>
            <w:tcW w:w="2409" w:type="dxa"/>
          </w:tcPr>
          <w:p w14:paraId="20B58161" w14:textId="1D24E5F3" w:rsidR="00204C21" w:rsidRDefault="00204C21"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w:t>
            </w:r>
            <w:r w:rsidR="009C0ECB">
              <w:rPr>
                <w:rFonts w:ascii="Times New Roman" w:hAnsi="Times New Roman"/>
                <w:bCs/>
                <w:color w:val="000000"/>
                <w:sz w:val="24"/>
                <w:szCs w:val="24"/>
              </w:rPr>
              <w:t>50</w:t>
            </w:r>
            <w:r>
              <w:rPr>
                <w:rFonts w:ascii="Times New Roman" w:hAnsi="Times New Roman"/>
                <w:bCs/>
                <w:color w:val="000000"/>
                <w:sz w:val="24"/>
                <w:szCs w:val="24"/>
              </w:rPr>
              <w:t xml:space="preserve"> символов)</w:t>
            </w:r>
          </w:p>
        </w:tc>
        <w:tc>
          <w:tcPr>
            <w:tcW w:w="2404" w:type="dxa"/>
          </w:tcPr>
          <w:p w14:paraId="6E31312A" w14:textId="77777777" w:rsidR="00204C21" w:rsidRDefault="00204C21"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70380AAC" w14:textId="77777777" w:rsidR="00204C21" w:rsidRPr="00CE1A28" w:rsidRDefault="00204C21"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39DDCE41" w14:textId="5B104631" w:rsidR="00241A34" w:rsidRDefault="00241A34" w:rsidP="00241A34">
      <w:pPr>
        <w:pStyle w:val="afa"/>
      </w:pPr>
    </w:p>
    <w:p w14:paraId="31160725" w14:textId="0E857B49" w:rsidR="009C0ECB" w:rsidRDefault="009C0ECB" w:rsidP="009C0ECB">
      <w:pPr>
        <w:pStyle w:val="aff4"/>
      </w:pPr>
      <w:r>
        <w:t xml:space="preserve">Таблица </w:t>
      </w:r>
      <w:r>
        <w:fldChar w:fldCharType="begin"/>
      </w:r>
      <w:r>
        <w:instrText xml:space="preserve"> SEQ Таблица \* ARABIC </w:instrText>
      </w:r>
      <w:r>
        <w:fldChar w:fldCharType="separate"/>
      </w:r>
      <w:r>
        <w:rPr>
          <w:noProof/>
        </w:rPr>
        <w:t>21</w:t>
      </w:r>
      <w:r>
        <w:fldChar w:fldCharType="end"/>
      </w:r>
      <w:r>
        <w:t xml:space="preserve">. </w:t>
      </w:r>
      <w:r w:rsidRPr="009043A2">
        <w:t>Структура данных списка</w:t>
      </w:r>
      <w:r>
        <w:t xml:space="preserve"> </w:t>
      </w:r>
      <w:r w:rsidRPr="009043A2">
        <w:t>«</w:t>
      </w:r>
      <w:r w:rsidRPr="00074981">
        <w:t xml:space="preserve"> </w:t>
      </w:r>
      <w:r w:rsidRPr="000C32E9">
        <w:t>Характер работы</w:t>
      </w:r>
      <w:r w:rsidRPr="009043A2">
        <w:t>»</w:t>
      </w:r>
    </w:p>
    <w:tbl>
      <w:tblPr>
        <w:tblStyle w:val="a8"/>
        <w:tblW w:w="0" w:type="auto"/>
        <w:tblLook w:val="04A0" w:firstRow="1" w:lastRow="0" w:firstColumn="1" w:lastColumn="0" w:noHBand="0" w:noVBand="1"/>
      </w:tblPr>
      <w:tblGrid>
        <w:gridCol w:w="2400"/>
        <w:gridCol w:w="2409"/>
        <w:gridCol w:w="2404"/>
        <w:gridCol w:w="2414"/>
      </w:tblGrid>
      <w:tr w:rsidR="009C0ECB" w14:paraId="460506CD"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351CDCA6" w14:textId="77777777" w:rsidR="009C0ECB" w:rsidRPr="001739A6" w:rsidRDefault="009C0EC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2F49ADB6" w14:textId="77777777" w:rsidR="009C0ECB" w:rsidRPr="001739A6" w:rsidRDefault="009C0EC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3899FE0D" w14:textId="77777777" w:rsidR="009C0ECB" w:rsidRPr="001739A6" w:rsidRDefault="009C0EC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06B417E3" w14:textId="77777777" w:rsidR="009C0ECB" w:rsidRPr="001739A6" w:rsidRDefault="009C0EC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9C0ECB" w14:paraId="2A0F235A" w14:textId="77777777" w:rsidTr="00A76D49">
        <w:tc>
          <w:tcPr>
            <w:tcW w:w="2400" w:type="dxa"/>
          </w:tcPr>
          <w:p w14:paraId="49E2CE2C" w14:textId="52B00D3D" w:rsidR="009C0ECB" w:rsidRPr="001739A6" w:rsidRDefault="009C0ECB" w:rsidP="00A76D49">
            <w:pPr>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w:t>
            </w:r>
            <w:r w:rsidR="00351B44">
              <w:rPr>
                <w:rFonts w:ascii="Times New Roman" w:hAnsi="Times New Roman"/>
                <w:bCs/>
                <w:color w:val="000000"/>
                <w:sz w:val="24"/>
                <w:szCs w:val="24"/>
              </w:rPr>
              <w:t>характер работы</w:t>
            </w:r>
          </w:p>
        </w:tc>
        <w:tc>
          <w:tcPr>
            <w:tcW w:w="2409" w:type="dxa"/>
          </w:tcPr>
          <w:p w14:paraId="1D0C56D0" w14:textId="77777777" w:rsidR="009C0ECB" w:rsidRPr="001739A6" w:rsidRDefault="009C0ECB"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7D6B2175" w14:textId="77777777" w:rsidR="009C0ECB" w:rsidRPr="001739A6" w:rsidRDefault="009C0ECB"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11EF72AD" w14:textId="77777777" w:rsidR="009C0ECB" w:rsidRPr="001739A6" w:rsidRDefault="009C0ECB"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9C0ECB" w14:paraId="65B2C298" w14:textId="77777777" w:rsidTr="00A76D49">
        <w:tc>
          <w:tcPr>
            <w:tcW w:w="2400" w:type="dxa"/>
          </w:tcPr>
          <w:p w14:paraId="21CBF8A2" w14:textId="2F6C31B8" w:rsidR="009C0ECB" w:rsidRDefault="009C0ECB" w:rsidP="00A76D49">
            <w:pPr>
              <w:rPr>
                <w:rFonts w:ascii="Times New Roman" w:hAnsi="Times New Roman"/>
                <w:bCs/>
                <w:color w:val="000000"/>
                <w:sz w:val="24"/>
                <w:szCs w:val="24"/>
              </w:rPr>
            </w:pPr>
            <w:r w:rsidRPr="00351B44">
              <w:rPr>
                <w:rFonts w:ascii="Times New Roman" w:hAnsi="Times New Roman"/>
                <w:bCs/>
                <w:color w:val="000000"/>
                <w:sz w:val="24"/>
                <w:szCs w:val="24"/>
              </w:rPr>
              <w:t>Характер работы</w:t>
            </w:r>
          </w:p>
        </w:tc>
        <w:tc>
          <w:tcPr>
            <w:tcW w:w="2409" w:type="dxa"/>
          </w:tcPr>
          <w:p w14:paraId="290E1686" w14:textId="4137AADE" w:rsidR="009C0ECB" w:rsidRDefault="009C0ECB"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1C82EAF3" w14:textId="77777777" w:rsidR="009C0ECB" w:rsidRDefault="009C0ECB"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657C1EB4" w14:textId="77777777" w:rsidR="009C0ECB" w:rsidRPr="00CE1A28" w:rsidRDefault="009C0ECB"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15E02DF1" w14:textId="77777777" w:rsidR="009C0ECB" w:rsidRPr="00A351CA" w:rsidRDefault="009C0ECB" w:rsidP="009C0ECB">
      <w:pPr>
        <w:pStyle w:val="afa"/>
      </w:pPr>
    </w:p>
    <w:p w14:paraId="1B990198" w14:textId="08C60BB2" w:rsidR="00351B44" w:rsidRDefault="00351B44" w:rsidP="00351B44">
      <w:pPr>
        <w:pStyle w:val="aff4"/>
      </w:pPr>
      <w:r>
        <w:t xml:space="preserve">Таблица </w:t>
      </w:r>
      <w:r>
        <w:fldChar w:fldCharType="begin"/>
      </w:r>
      <w:r>
        <w:instrText xml:space="preserve"> SEQ Таблица \* ARABIC </w:instrText>
      </w:r>
      <w:r>
        <w:fldChar w:fldCharType="separate"/>
      </w:r>
      <w:r>
        <w:rPr>
          <w:noProof/>
        </w:rPr>
        <w:t>21</w:t>
      </w:r>
      <w:r>
        <w:fldChar w:fldCharType="end"/>
      </w:r>
      <w:r>
        <w:t xml:space="preserve">. </w:t>
      </w:r>
      <w:r w:rsidRPr="009043A2">
        <w:t>Структура данных списка</w:t>
      </w:r>
      <w:r>
        <w:t xml:space="preserve"> </w:t>
      </w:r>
      <w:r w:rsidRPr="009043A2">
        <w:t>«</w:t>
      </w:r>
      <w:r w:rsidRPr="00074981">
        <w:t xml:space="preserve"> </w:t>
      </w:r>
      <w:r w:rsidR="00651928" w:rsidRPr="000C32E9">
        <w:t>Локация</w:t>
      </w:r>
      <w:r w:rsidRPr="009043A2">
        <w:t>»</w:t>
      </w:r>
    </w:p>
    <w:tbl>
      <w:tblPr>
        <w:tblStyle w:val="a8"/>
        <w:tblW w:w="0" w:type="auto"/>
        <w:tblLook w:val="04A0" w:firstRow="1" w:lastRow="0" w:firstColumn="1" w:lastColumn="0" w:noHBand="0" w:noVBand="1"/>
      </w:tblPr>
      <w:tblGrid>
        <w:gridCol w:w="2400"/>
        <w:gridCol w:w="2409"/>
        <w:gridCol w:w="2404"/>
        <w:gridCol w:w="2414"/>
      </w:tblGrid>
      <w:tr w:rsidR="00351B44" w14:paraId="24832AE5"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57DEF0A5" w14:textId="77777777" w:rsidR="00351B44" w:rsidRPr="001739A6" w:rsidRDefault="00351B44"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1EC2CE46" w14:textId="77777777" w:rsidR="00351B44" w:rsidRPr="001739A6" w:rsidRDefault="00351B44"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32700F39" w14:textId="77777777" w:rsidR="00351B44" w:rsidRPr="001739A6" w:rsidRDefault="00351B44"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1004D59A" w14:textId="77777777" w:rsidR="00351B44" w:rsidRPr="001739A6" w:rsidRDefault="00351B44"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351B44" w14:paraId="370E50E7" w14:textId="77777777" w:rsidTr="00A76D49">
        <w:tc>
          <w:tcPr>
            <w:tcW w:w="2400" w:type="dxa"/>
          </w:tcPr>
          <w:p w14:paraId="571164A3" w14:textId="75779962" w:rsidR="00351B44" w:rsidRPr="001739A6" w:rsidRDefault="00351B44" w:rsidP="00651928">
            <w:pPr>
              <w:jc w:val="both"/>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w:t>
            </w:r>
            <w:r w:rsidR="00651928" w:rsidRPr="00651928">
              <w:rPr>
                <w:rFonts w:ascii="Times New Roman" w:hAnsi="Times New Roman"/>
                <w:bCs/>
                <w:color w:val="000000"/>
                <w:sz w:val="24"/>
                <w:szCs w:val="24"/>
              </w:rPr>
              <w:t>локация</w:t>
            </w:r>
          </w:p>
        </w:tc>
        <w:tc>
          <w:tcPr>
            <w:tcW w:w="2409" w:type="dxa"/>
          </w:tcPr>
          <w:p w14:paraId="514EAC10" w14:textId="77777777" w:rsidR="00351B44" w:rsidRPr="001739A6" w:rsidRDefault="00351B44"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522BBC66" w14:textId="77777777" w:rsidR="00351B44" w:rsidRPr="001739A6" w:rsidRDefault="00351B44"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72E7860B" w14:textId="77777777" w:rsidR="00351B44" w:rsidRPr="001739A6" w:rsidRDefault="00351B44"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351B44" w14:paraId="1E2CBF2C" w14:textId="77777777" w:rsidTr="00A76D49">
        <w:tc>
          <w:tcPr>
            <w:tcW w:w="2400" w:type="dxa"/>
          </w:tcPr>
          <w:p w14:paraId="3B427FF7" w14:textId="3DD40760" w:rsidR="00351B44" w:rsidRDefault="00651928" w:rsidP="00651928">
            <w:pPr>
              <w:jc w:val="both"/>
              <w:rPr>
                <w:rFonts w:ascii="Times New Roman" w:hAnsi="Times New Roman"/>
                <w:bCs/>
                <w:color w:val="000000"/>
                <w:sz w:val="24"/>
                <w:szCs w:val="24"/>
              </w:rPr>
            </w:pPr>
            <w:r w:rsidRPr="00651928">
              <w:rPr>
                <w:rFonts w:ascii="Times New Roman" w:hAnsi="Times New Roman"/>
                <w:bCs/>
                <w:color w:val="000000"/>
                <w:sz w:val="24"/>
                <w:szCs w:val="24"/>
              </w:rPr>
              <w:t>Локация</w:t>
            </w:r>
          </w:p>
        </w:tc>
        <w:tc>
          <w:tcPr>
            <w:tcW w:w="2409" w:type="dxa"/>
          </w:tcPr>
          <w:p w14:paraId="0133FC9A" w14:textId="77777777" w:rsidR="00351B44" w:rsidRDefault="00351B44"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426E5991" w14:textId="77777777" w:rsidR="00351B44" w:rsidRDefault="00351B44"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1E6EDD4E" w14:textId="77777777" w:rsidR="00351B44" w:rsidRPr="00CE1A28" w:rsidRDefault="00351B44"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FE608B" w14:paraId="25D85688" w14:textId="77777777" w:rsidTr="00A76D49">
        <w:tc>
          <w:tcPr>
            <w:tcW w:w="2400" w:type="dxa"/>
          </w:tcPr>
          <w:p w14:paraId="165BE860" w14:textId="77777777" w:rsidR="00FE608B" w:rsidRPr="00651928" w:rsidRDefault="00FE608B" w:rsidP="00651928">
            <w:pPr>
              <w:jc w:val="both"/>
              <w:rPr>
                <w:rFonts w:ascii="Times New Roman" w:hAnsi="Times New Roman"/>
                <w:bCs/>
                <w:color w:val="000000"/>
                <w:sz w:val="24"/>
                <w:szCs w:val="24"/>
              </w:rPr>
            </w:pPr>
          </w:p>
        </w:tc>
        <w:tc>
          <w:tcPr>
            <w:tcW w:w="2409" w:type="dxa"/>
          </w:tcPr>
          <w:p w14:paraId="5EEE713B" w14:textId="77777777" w:rsidR="00FE608B" w:rsidRDefault="00FE608B" w:rsidP="00A76D49">
            <w:pPr>
              <w:jc w:val="both"/>
              <w:rPr>
                <w:rFonts w:ascii="Times New Roman" w:hAnsi="Times New Roman"/>
                <w:bCs/>
                <w:color w:val="000000"/>
                <w:sz w:val="24"/>
                <w:szCs w:val="24"/>
              </w:rPr>
            </w:pPr>
          </w:p>
        </w:tc>
        <w:tc>
          <w:tcPr>
            <w:tcW w:w="2404" w:type="dxa"/>
          </w:tcPr>
          <w:p w14:paraId="7C7AD3C6" w14:textId="77777777" w:rsidR="00FE608B" w:rsidRDefault="00FE608B" w:rsidP="00A76D49">
            <w:pPr>
              <w:jc w:val="both"/>
              <w:rPr>
                <w:rFonts w:ascii="Times New Roman" w:hAnsi="Times New Roman"/>
                <w:bCs/>
                <w:color w:val="000000"/>
                <w:sz w:val="24"/>
                <w:szCs w:val="24"/>
              </w:rPr>
            </w:pPr>
          </w:p>
        </w:tc>
        <w:tc>
          <w:tcPr>
            <w:tcW w:w="2414" w:type="dxa"/>
          </w:tcPr>
          <w:p w14:paraId="0F1B4FFD" w14:textId="77777777" w:rsidR="00FE608B" w:rsidRDefault="00FE608B" w:rsidP="00A76D49">
            <w:pPr>
              <w:jc w:val="both"/>
              <w:rPr>
                <w:rFonts w:ascii="Times New Roman" w:hAnsi="Times New Roman"/>
                <w:bCs/>
                <w:color w:val="000000"/>
                <w:sz w:val="24"/>
                <w:szCs w:val="24"/>
              </w:rPr>
            </w:pPr>
          </w:p>
        </w:tc>
      </w:tr>
    </w:tbl>
    <w:p w14:paraId="078CF082" w14:textId="33ADA0BA" w:rsidR="00117B0C" w:rsidRDefault="00117B0C" w:rsidP="00117B0C">
      <w:pPr>
        <w:pStyle w:val="aff4"/>
      </w:pPr>
      <w:r>
        <w:t xml:space="preserve">Таблица </w:t>
      </w:r>
      <w:r>
        <w:fldChar w:fldCharType="begin"/>
      </w:r>
      <w:r>
        <w:instrText xml:space="preserve"> SEQ Таблица \* ARABIC </w:instrText>
      </w:r>
      <w:r>
        <w:fldChar w:fldCharType="separate"/>
      </w:r>
      <w:r w:rsidR="00FE608B">
        <w:rPr>
          <w:noProof/>
        </w:rPr>
        <w:t>23</w:t>
      </w:r>
      <w:r>
        <w:fldChar w:fldCharType="end"/>
      </w:r>
      <w:r>
        <w:t xml:space="preserve">. </w:t>
      </w:r>
      <w:r w:rsidRPr="009043A2">
        <w:t>Структура данных списка</w:t>
      </w:r>
      <w:r>
        <w:t xml:space="preserve"> </w:t>
      </w:r>
      <w:r w:rsidRPr="009043A2">
        <w:t>«</w:t>
      </w:r>
      <w:r w:rsidRPr="00074981">
        <w:t xml:space="preserve"> </w:t>
      </w:r>
      <w:r w:rsidRPr="000C32E9">
        <w:t>Образование</w:t>
      </w:r>
      <w:r w:rsidRPr="009043A2">
        <w:t>»</w:t>
      </w:r>
    </w:p>
    <w:tbl>
      <w:tblPr>
        <w:tblStyle w:val="a8"/>
        <w:tblW w:w="0" w:type="auto"/>
        <w:tblLook w:val="04A0" w:firstRow="1" w:lastRow="0" w:firstColumn="1" w:lastColumn="0" w:noHBand="0" w:noVBand="1"/>
      </w:tblPr>
      <w:tblGrid>
        <w:gridCol w:w="2400"/>
        <w:gridCol w:w="2409"/>
        <w:gridCol w:w="2404"/>
        <w:gridCol w:w="2414"/>
      </w:tblGrid>
      <w:tr w:rsidR="00117B0C" w14:paraId="40793806"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44F3587C" w14:textId="77777777" w:rsidR="00117B0C" w:rsidRPr="001739A6" w:rsidRDefault="00117B0C"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46965BCC" w14:textId="77777777" w:rsidR="00117B0C" w:rsidRPr="001739A6" w:rsidRDefault="00117B0C"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114C7748" w14:textId="77777777" w:rsidR="00117B0C" w:rsidRPr="001739A6" w:rsidRDefault="00117B0C"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3D88B449" w14:textId="77777777" w:rsidR="00117B0C" w:rsidRPr="001739A6" w:rsidRDefault="00117B0C"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117B0C" w14:paraId="65A7271B" w14:textId="77777777" w:rsidTr="00A76D49">
        <w:tc>
          <w:tcPr>
            <w:tcW w:w="2400" w:type="dxa"/>
          </w:tcPr>
          <w:p w14:paraId="0567206A" w14:textId="17CFE593" w:rsidR="00117B0C" w:rsidRPr="001739A6" w:rsidRDefault="00117B0C" w:rsidP="00A76D49">
            <w:pPr>
              <w:jc w:val="both"/>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о</w:t>
            </w:r>
            <w:r w:rsidRPr="00117B0C">
              <w:rPr>
                <w:rFonts w:ascii="Times New Roman" w:hAnsi="Times New Roman"/>
                <w:bCs/>
                <w:color w:val="000000"/>
                <w:sz w:val="24"/>
                <w:szCs w:val="24"/>
              </w:rPr>
              <w:t>бразование</w:t>
            </w:r>
          </w:p>
        </w:tc>
        <w:tc>
          <w:tcPr>
            <w:tcW w:w="2409" w:type="dxa"/>
          </w:tcPr>
          <w:p w14:paraId="60533B01" w14:textId="77777777" w:rsidR="00117B0C" w:rsidRPr="001739A6" w:rsidRDefault="00117B0C"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740B6D8D" w14:textId="77777777" w:rsidR="00117B0C" w:rsidRPr="001739A6" w:rsidRDefault="00117B0C"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7576B268" w14:textId="77777777" w:rsidR="00117B0C" w:rsidRPr="001739A6" w:rsidRDefault="00117B0C"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117B0C" w14:paraId="677953BB" w14:textId="77777777" w:rsidTr="00A76D49">
        <w:tc>
          <w:tcPr>
            <w:tcW w:w="2400" w:type="dxa"/>
          </w:tcPr>
          <w:p w14:paraId="5894233B" w14:textId="3238B42E" w:rsidR="00117B0C" w:rsidRDefault="00117B0C" w:rsidP="00A76D49">
            <w:pPr>
              <w:jc w:val="both"/>
              <w:rPr>
                <w:rFonts w:ascii="Times New Roman" w:hAnsi="Times New Roman"/>
                <w:bCs/>
                <w:color w:val="000000"/>
                <w:sz w:val="24"/>
                <w:szCs w:val="24"/>
              </w:rPr>
            </w:pPr>
            <w:r w:rsidRPr="00117B0C">
              <w:rPr>
                <w:rFonts w:ascii="Times New Roman" w:hAnsi="Times New Roman"/>
                <w:bCs/>
                <w:color w:val="000000"/>
                <w:sz w:val="24"/>
                <w:szCs w:val="24"/>
              </w:rPr>
              <w:t>Образование</w:t>
            </w:r>
          </w:p>
        </w:tc>
        <w:tc>
          <w:tcPr>
            <w:tcW w:w="2409" w:type="dxa"/>
          </w:tcPr>
          <w:p w14:paraId="461861E7" w14:textId="77777777" w:rsidR="00117B0C" w:rsidRDefault="00117B0C"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3070C218" w14:textId="77777777" w:rsidR="00117B0C" w:rsidRDefault="00117B0C"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70D2F120" w14:textId="77777777" w:rsidR="00117B0C" w:rsidRPr="00CE1A28" w:rsidRDefault="00117B0C"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285F62BC" w14:textId="77777777" w:rsidR="00FE608B" w:rsidRDefault="00FE608B" w:rsidP="00FE608B">
      <w:pPr>
        <w:pStyle w:val="aff4"/>
      </w:pPr>
    </w:p>
    <w:p w14:paraId="09A6FD73" w14:textId="56505034" w:rsidR="00FE608B" w:rsidRDefault="00FE608B" w:rsidP="00FE608B">
      <w:pPr>
        <w:pStyle w:val="aff4"/>
      </w:pPr>
      <w:r>
        <w:t xml:space="preserve">Таблица </w:t>
      </w:r>
      <w:r>
        <w:fldChar w:fldCharType="begin"/>
      </w:r>
      <w:r>
        <w:instrText xml:space="preserve"> SEQ Таблица \* ARABIC </w:instrText>
      </w:r>
      <w:r>
        <w:fldChar w:fldCharType="separate"/>
      </w:r>
      <w:r>
        <w:rPr>
          <w:noProof/>
        </w:rPr>
        <w:t>24</w:t>
      </w:r>
      <w:r>
        <w:fldChar w:fldCharType="end"/>
      </w:r>
      <w:r>
        <w:t xml:space="preserve">. </w:t>
      </w:r>
      <w:r w:rsidRPr="009043A2">
        <w:t>Структура данных списка</w:t>
      </w:r>
      <w:r>
        <w:t xml:space="preserve"> </w:t>
      </w:r>
      <w:r w:rsidRPr="009043A2">
        <w:t>«</w:t>
      </w:r>
      <w:r w:rsidRPr="00074981">
        <w:t xml:space="preserve"> </w:t>
      </w:r>
      <w:r w:rsidR="008B0EAD" w:rsidRPr="000C32E9">
        <w:rPr>
          <w:color w:val="auto"/>
        </w:rPr>
        <w:t>График работы</w:t>
      </w:r>
      <w:r w:rsidRPr="009043A2">
        <w:t>»</w:t>
      </w:r>
    </w:p>
    <w:tbl>
      <w:tblPr>
        <w:tblStyle w:val="a8"/>
        <w:tblW w:w="0" w:type="auto"/>
        <w:tblLook w:val="04A0" w:firstRow="1" w:lastRow="0" w:firstColumn="1" w:lastColumn="0" w:noHBand="0" w:noVBand="1"/>
      </w:tblPr>
      <w:tblGrid>
        <w:gridCol w:w="2400"/>
        <w:gridCol w:w="2409"/>
        <w:gridCol w:w="2404"/>
        <w:gridCol w:w="2414"/>
      </w:tblGrid>
      <w:tr w:rsidR="00FE608B" w14:paraId="33E20246"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6655CECF" w14:textId="77777777" w:rsidR="00FE608B" w:rsidRPr="001739A6" w:rsidRDefault="00FE608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04EBD796" w14:textId="77777777" w:rsidR="00FE608B" w:rsidRPr="001739A6" w:rsidRDefault="00FE608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66BA36AF" w14:textId="77777777" w:rsidR="00FE608B" w:rsidRPr="001739A6" w:rsidRDefault="00FE608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10D0C353" w14:textId="77777777" w:rsidR="00FE608B" w:rsidRPr="001739A6" w:rsidRDefault="00FE608B"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FE608B" w14:paraId="6E868C98" w14:textId="77777777" w:rsidTr="00A76D49">
        <w:tc>
          <w:tcPr>
            <w:tcW w:w="2400" w:type="dxa"/>
          </w:tcPr>
          <w:p w14:paraId="007DF6F9" w14:textId="04D52217" w:rsidR="00FE608B" w:rsidRPr="001739A6" w:rsidRDefault="00FE608B" w:rsidP="00A76D49">
            <w:pPr>
              <w:jc w:val="both"/>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w:t>
            </w:r>
            <w:r w:rsidR="008B0EAD">
              <w:rPr>
                <w:rFonts w:ascii="Times New Roman" w:hAnsi="Times New Roman"/>
                <w:bCs/>
                <w:color w:val="000000"/>
                <w:sz w:val="24"/>
                <w:szCs w:val="24"/>
              </w:rPr>
              <w:t>г</w:t>
            </w:r>
            <w:r w:rsidR="008B0EAD" w:rsidRPr="000C32E9">
              <w:rPr>
                <w:rFonts w:ascii="Times New Roman" w:hAnsi="Times New Roman"/>
                <w:sz w:val="24"/>
                <w:szCs w:val="24"/>
              </w:rPr>
              <w:t>рафик работы</w:t>
            </w:r>
          </w:p>
        </w:tc>
        <w:tc>
          <w:tcPr>
            <w:tcW w:w="2409" w:type="dxa"/>
          </w:tcPr>
          <w:p w14:paraId="7B786321" w14:textId="77777777" w:rsidR="00FE608B" w:rsidRPr="001739A6" w:rsidRDefault="00FE608B"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547FDD6D" w14:textId="77777777" w:rsidR="00FE608B" w:rsidRPr="001739A6" w:rsidRDefault="00FE608B"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485E8E51" w14:textId="77777777" w:rsidR="00FE608B" w:rsidRPr="001739A6" w:rsidRDefault="00FE608B"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FE608B" w14:paraId="380F487D" w14:textId="77777777" w:rsidTr="00A76D49">
        <w:tc>
          <w:tcPr>
            <w:tcW w:w="2400" w:type="dxa"/>
          </w:tcPr>
          <w:p w14:paraId="3ACC94E3" w14:textId="094F65DB" w:rsidR="00FE608B" w:rsidRDefault="008B0EAD" w:rsidP="00A76D49">
            <w:pPr>
              <w:jc w:val="both"/>
              <w:rPr>
                <w:rFonts w:ascii="Times New Roman" w:hAnsi="Times New Roman"/>
                <w:bCs/>
                <w:color w:val="000000"/>
                <w:sz w:val="24"/>
                <w:szCs w:val="24"/>
              </w:rPr>
            </w:pPr>
            <w:r w:rsidRPr="000C32E9">
              <w:rPr>
                <w:rFonts w:ascii="Times New Roman" w:hAnsi="Times New Roman"/>
                <w:sz w:val="24"/>
                <w:szCs w:val="24"/>
              </w:rPr>
              <w:lastRenderedPageBreak/>
              <w:t>График работы</w:t>
            </w:r>
          </w:p>
        </w:tc>
        <w:tc>
          <w:tcPr>
            <w:tcW w:w="2409" w:type="dxa"/>
          </w:tcPr>
          <w:p w14:paraId="55789112" w14:textId="77777777" w:rsidR="00FE608B" w:rsidRDefault="00FE608B"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0D6239C2" w14:textId="77777777" w:rsidR="00FE608B" w:rsidRDefault="00FE608B"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0C4E6F44" w14:textId="77777777" w:rsidR="00FE608B" w:rsidRPr="00CE1A28" w:rsidRDefault="00FE608B"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1A61B2D3" w14:textId="771CF9EE" w:rsidR="009C0ECB" w:rsidRDefault="009C0ECB" w:rsidP="00241A34">
      <w:pPr>
        <w:pStyle w:val="afa"/>
      </w:pPr>
    </w:p>
    <w:p w14:paraId="668A8428" w14:textId="754B2D72" w:rsidR="008B0EAD" w:rsidRDefault="008B0EAD" w:rsidP="008B0EAD">
      <w:pPr>
        <w:pStyle w:val="aff4"/>
      </w:pPr>
      <w:r>
        <w:t xml:space="preserve">Таблица </w:t>
      </w:r>
      <w:r>
        <w:fldChar w:fldCharType="begin"/>
      </w:r>
      <w:r>
        <w:instrText xml:space="preserve"> SEQ Таблица \* ARABIC </w:instrText>
      </w:r>
      <w:r>
        <w:fldChar w:fldCharType="separate"/>
      </w:r>
      <w:r w:rsidR="00BF3EA0">
        <w:rPr>
          <w:noProof/>
        </w:rPr>
        <w:t>25</w:t>
      </w:r>
      <w:r>
        <w:fldChar w:fldCharType="end"/>
      </w:r>
      <w:r>
        <w:t xml:space="preserve">. </w:t>
      </w:r>
      <w:r w:rsidRPr="009043A2">
        <w:t>Структура данных списка</w:t>
      </w:r>
      <w:r>
        <w:t xml:space="preserve"> </w:t>
      </w:r>
      <w:r w:rsidRPr="009043A2">
        <w:t>«</w:t>
      </w:r>
      <w:r w:rsidRPr="00074981">
        <w:t xml:space="preserve"> </w:t>
      </w:r>
      <w:r w:rsidRPr="000C32E9">
        <w:rPr>
          <w:color w:val="auto"/>
        </w:rPr>
        <w:t>Основные навыки</w:t>
      </w:r>
      <w:r w:rsidRPr="009043A2">
        <w:t>»</w:t>
      </w:r>
    </w:p>
    <w:tbl>
      <w:tblPr>
        <w:tblStyle w:val="a8"/>
        <w:tblW w:w="0" w:type="auto"/>
        <w:tblLook w:val="04A0" w:firstRow="1" w:lastRow="0" w:firstColumn="1" w:lastColumn="0" w:noHBand="0" w:noVBand="1"/>
      </w:tblPr>
      <w:tblGrid>
        <w:gridCol w:w="2400"/>
        <w:gridCol w:w="2409"/>
        <w:gridCol w:w="2404"/>
        <w:gridCol w:w="2414"/>
      </w:tblGrid>
      <w:tr w:rsidR="008B0EAD" w14:paraId="63F01000"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6AFCE279" w14:textId="77777777" w:rsidR="008B0EAD" w:rsidRPr="001739A6" w:rsidRDefault="008B0EAD"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02892409" w14:textId="77777777" w:rsidR="008B0EAD" w:rsidRPr="001739A6" w:rsidRDefault="008B0EAD"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62382C48" w14:textId="77777777" w:rsidR="008B0EAD" w:rsidRPr="001739A6" w:rsidRDefault="008B0EAD"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2007BD26" w14:textId="77777777" w:rsidR="008B0EAD" w:rsidRPr="001739A6" w:rsidRDefault="008B0EAD"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8B0EAD" w14:paraId="2B38F062" w14:textId="77777777" w:rsidTr="00A76D49">
        <w:tc>
          <w:tcPr>
            <w:tcW w:w="2400" w:type="dxa"/>
          </w:tcPr>
          <w:p w14:paraId="0BA2CEDB" w14:textId="77777777" w:rsidR="008B0EAD" w:rsidRPr="001739A6" w:rsidRDefault="008B0EAD" w:rsidP="00A76D49">
            <w:pPr>
              <w:jc w:val="both"/>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о</w:t>
            </w:r>
            <w:r w:rsidRPr="000C32E9">
              <w:rPr>
                <w:rFonts w:ascii="Times New Roman" w:hAnsi="Times New Roman"/>
                <w:sz w:val="24"/>
                <w:szCs w:val="24"/>
              </w:rPr>
              <w:t>сновные навыки</w:t>
            </w:r>
          </w:p>
        </w:tc>
        <w:tc>
          <w:tcPr>
            <w:tcW w:w="2409" w:type="dxa"/>
          </w:tcPr>
          <w:p w14:paraId="7FE66EE3" w14:textId="77777777" w:rsidR="008B0EAD" w:rsidRPr="001739A6" w:rsidRDefault="008B0EAD"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4638F7AC" w14:textId="77777777" w:rsidR="008B0EAD" w:rsidRPr="001739A6" w:rsidRDefault="008B0EAD"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1282490B" w14:textId="77777777" w:rsidR="008B0EAD" w:rsidRPr="001739A6" w:rsidRDefault="008B0EAD"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8B0EAD" w14:paraId="2B193DAA" w14:textId="77777777" w:rsidTr="00A76D49">
        <w:tc>
          <w:tcPr>
            <w:tcW w:w="2400" w:type="dxa"/>
          </w:tcPr>
          <w:p w14:paraId="426A9AB8" w14:textId="77777777" w:rsidR="008B0EAD" w:rsidRDefault="008B0EAD" w:rsidP="00A76D49">
            <w:pPr>
              <w:jc w:val="both"/>
              <w:rPr>
                <w:rFonts w:ascii="Times New Roman" w:hAnsi="Times New Roman"/>
                <w:bCs/>
                <w:color w:val="000000"/>
                <w:sz w:val="24"/>
                <w:szCs w:val="24"/>
              </w:rPr>
            </w:pPr>
            <w:r w:rsidRPr="000C32E9">
              <w:rPr>
                <w:rFonts w:ascii="Times New Roman" w:hAnsi="Times New Roman"/>
                <w:sz w:val="24"/>
                <w:szCs w:val="24"/>
              </w:rPr>
              <w:t>Основные навыки</w:t>
            </w:r>
          </w:p>
        </w:tc>
        <w:tc>
          <w:tcPr>
            <w:tcW w:w="2409" w:type="dxa"/>
          </w:tcPr>
          <w:p w14:paraId="0EBE6AC0" w14:textId="77777777" w:rsidR="008B0EAD" w:rsidRDefault="008B0EAD"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3A11FC6D" w14:textId="77777777" w:rsidR="008B0EAD" w:rsidRDefault="008B0EAD"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5F0DAFAC" w14:textId="77777777" w:rsidR="008B0EAD" w:rsidRPr="00CE1A28" w:rsidRDefault="008B0EAD"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2DAD25A9" w14:textId="601B77AE" w:rsidR="008B0EAD" w:rsidRDefault="008B0EAD" w:rsidP="00241A34">
      <w:pPr>
        <w:pStyle w:val="afa"/>
      </w:pPr>
    </w:p>
    <w:p w14:paraId="493319B3" w14:textId="35DF970D" w:rsidR="00BF3EA0" w:rsidRDefault="00BF3EA0" w:rsidP="00BF3EA0">
      <w:pPr>
        <w:pStyle w:val="aff4"/>
      </w:pPr>
      <w:r>
        <w:t xml:space="preserve">Таблица </w:t>
      </w:r>
      <w:r>
        <w:fldChar w:fldCharType="begin"/>
      </w:r>
      <w:r>
        <w:instrText xml:space="preserve"> SEQ Таблица \* ARABIC </w:instrText>
      </w:r>
      <w:r>
        <w:fldChar w:fldCharType="separate"/>
      </w:r>
      <w:r w:rsidR="003C21D3">
        <w:rPr>
          <w:noProof/>
        </w:rPr>
        <w:t>26</w:t>
      </w:r>
      <w:r>
        <w:fldChar w:fldCharType="end"/>
      </w:r>
      <w:r>
        <w:t xml:space="preserve">. </w:t>
      </w:r>
      <w:r w:rsidRPr="009043A2">
        <w:t>Структура данных списка</w:t>
      </w:r>
      <w:r>
        <w:t xml:space="preserve"> </w:t>
      </w:r>
      <w:r w:rsidRPr="009043A2">
        <w:t>«</w:t>
      </w:r>
      <w:r w:rsidRPr="008C1838">
        <w:rPr>
          <w:color w:val="auto"/>
        </w:rPr>
        <w:t>Занятость</w:t>
      </w:r>
      <w:r w:rsidRPr="009043A2">
        <w:t>»</w:t>
      </w:r>
    </w:p>
    <w:tbl>
      <w:tblPr>
        <w:tblStyle w:val="a8"/>
        <w:tblW w:w="0" w:type="auto"/>
        <w:tblLook w:val="04A0" w:firstRow="1" w:lastRow="0" w:firstColumn="1" w:lastColumn="0" w:noHBand="0" w:noVBand="1"/>
      </w:tblPr>
      <w:tblGrid>
        <w:gridCol w:w="2400"/>
        <w:gridCol w:w="2409"/>
        <w:gridCol w:w="2404"/>
        <w:gridCol w:w="2414"/>
      </w:tblGrid>
      <w:tr w:rsidR="00BF3EA0" w14:paraId="4ABBBE10"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486DBD38" w14:textId="77777777" w:rsidR="00BF3EA0" w:rsidRPr="001739A6" w:rsidRDefault="00BF3EA0"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3500FB57" w14:textId="77777777" w:rsidR="00BF3EA0" w:rsidRPr="001739A6" w:rsidRDefault="00BF3EA0"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01B704F6" w14:textId="77777777" w:rsidR="00BF3EA0" w:rsidRPr="001739A6" w:rsidRDefault="00BF3EA0"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6546085D" w14:textId="77777777" w:rsidR="00BF3EA0" w:rsidRPr="001739A6" w:rsidRDefault="00BF3EA0"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BF3EA0" w14:paraId="23828EE2" w14:textId="77777777" w:rsidTr="00A76D49">
        <w:tc>
          <w:tcPr>
            <w:tcW w:w="2400" w:type="dxa"/>
          </w:tcPr>
          <w:p w14:paraId="1F775A56" w14:textId="7CB476F8" w:rsidR="00BF3EA0" w:rsidRPr="001739A6" w:rsidRDefault="00BF3EA0" w:rsidP="00A76D49">
            <w:pPr>
              <w:jc w:val="both"/>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з</w:t>
            </w:r>
            <w:r w:rsidRPr="008C1838">
              <w:rPr>
                <w:rFonts w:ascii="Times New Roman" w:hAnsi="Times New Roman"/>
                <w:sz w:val="24"/>
                <w:szCs w:val="24"/>
              </w:rPr>
              <w:t>анятость</w:t>
            </w:r>
          </w:p>
        </w:tc>
        <w:tc>
          <w:tcPr>
            <w:tcW w:w="2409" w:type="dxa"/>
          </w:tcPr>
          <w:p w14:paraId="40D145A5" w14:textId="77777777" w:rsidR="00BF3EA0" w:rsidRPr="001739A6" w:rsidRDefault="00BF3EA0"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3769B1D2" w14:textId="77777777" w:rsidR="00BF3EA0" w:rsidRPr="001739A6" w:rsidRDefault="00BF3EA0"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6CD787D3" w14:textId="77777777" w:rsidR="00BF3EA0" w:rsidRPr="001739A6" w:rsidRDefault="00BF3EA0"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BF3EA0" w14:paraId="76BCC9CC" w14:textId="77777777" w:rsidTr="00A76D49">
        <w:tc>
          <w:tcPr>
            <w:tcW w:w="2400" w:type="dxa"/>
          </w:tcPr>
          <w:p w14:paraId="62B036DC" w14:textId="0F4A6B97" w:rsidR="00BF3EA0" w:rsidRDefault="00BF3EA0" w:rsidP="00A76D49">
            <w:pPr>
              <w:jc w:val="both"/>
              <w:rPr>
                <w:rFonts w:ascii="Times New Roman" w:hAnsi="Times New Roman"/>
                <w:bCs/>
                <w:color w:val="000000"/>
                <w:sz w:val="24"/>
                <w:szCs w:val="24"/>
              </w:rPr>
            </w:pPr>
            <w:r w:rsidRPr="008C1838">
              <w:rPr>
                <w:rFonts w:ascii="Times New Roman" w:hAnsi="Times New Roman"/>
                <w:sz w:val="24"/>
                <w:szCs w:val="24"/>
              </w:rPr>
              <w:t>Занятость</w:t>
            </w:r>
          </w:p>
        </w:tc>
        <w:tc>
          <w:tcPr>
            <w:tcW w:w="2409" w:type="dxa"/>
          </w:tcPr>
          <w:p w14:paraId="1D35900F" w14:textId="77777777" w:rsidR="00BF3EA0" w:rsidRDefault="00BF3EA0"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2AE445C6" w14:textId="77777777" w:rsidR="00BF3EA0" w:rsidRDefault="00BF3EA0"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12558ADC" w14:textId="77777777" w:rsidR="00BF3EA0" w:rsidRPr="00CE1A28" w:rsidRDefault="00BF3EA0"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18CB456D" w14:textId="77777777" w:rsidR="00BF3EA0" w:rsidRDefault="00BF3EA0" w:rsidP="00241A34">
      <w:pPr>
        <w:pStyle w:val="afa"/>
      </w:pPr>
    </w:p>
    <w:p w14:paraId="7B88B39E" w14:textId="2F48BD91" w:rsidR="003C21D3" w:rsidRDefault="003C21D3" w:rsidP="003C21D3">
      <w:pPr>
        <w:pStyle w:val="aff4"/>
      </w:pPr>
      <w:r>
        <w:t xml:space="preserve">Таблица </w:t>
      </w:r>
      <w:r>
        <w:fldChar w:fldCharType="begin"/>
      </w:r>
      <w:r>
        <w:instrText xml:space="preserve"> SEQ Таблица \* ARABIC </w:instrText>
      </w:r>
      <w:r>
        <w:fldChar w:fldCharType="separate"/>
      </w:r>
      <w:r w:rsidR="00A45511">
        <w:rPr>
          <w:noProof/>
        </w:rPr>
        <w:t>27</w:t>
      </w:r>
      <w:r>
        <w:fldChar w:fldCharType="end"/>
      </w:r>
      <w:r>
        <w:t xml:space="preserve">. </w:t>
      </w:r>
      <w:r w:rsidRPr="009043A2">
        <w:t>Структура данных списка</w:t>
      </w:r>
      <w:r>
        <w:t xml:space="preserve"> </w:t>
      </w:r>
      <w:r w:rsidRPr="009043A2">
        <w:t>«</w:t>
      </w:r>
      <w:r w:rsidRPr="003C21D3">
        <w:t xml:space="preserve"> </w:t>
      </w:r>
      <w:r>
        <w:t>Наличие премирования</w:t>
      </w:r>
      <w:r w:rsidRPr="009043A2">
        <w:t>»</w:t>
      </w:r>
    </w:p>
    <w:tbl>
      <w:tblPr>
        <w:tblStyle w:val="a8"/>
        <w:tblW w:w="0" w:type="auto"/>
        <w:tblLook w:val="04A0" w:firstRow="1" w:lastRow="0" w:firstColumn="1" w:lastColumn="0" w:noHBand="0" w:noVBand="1"/>
      </w:tblPr>
      <w:tblGrid>
        <w:gridCol w:w="2400"/>
        <w:gridCol w:w="2409"/>
        <w:gridCol w:w="2404"/>
        <w:gridCol w:w="2414"/>
      </w:tblGrid>
      <w:tr w:rsidR="003C21D3" w14:paraId="7029E8F9"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465F9D86"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5D2AF186"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53808555"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0487FE0D"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3C21D3" w14:paraId="556A2772" w14:textId="77777777" w:rsidTr="00A76D49">
        <w:tc>
          <w:tcPr>
            <w:tcW w:w="2400" w:type="dxa"/>
          </w:tcPr>
          <w:p w14:paraId="12DB97C3" w14:textId="3AD19782" w:rsidR="003C21D3" w:rsidRPr="001739A6" w:rsidRDefault="003C21D3" w:rsidP="003C21D3">
            <w:pPr>
              <w:rPr>
                <w:rFonts w:ascii="Times New Roman" w:hAnsi="Times New Roman"/>
                <w:bCs/>
                <w:color w:val="000000"/>
                <w:sz w:val="24"/>
                <w:szCs w:val="24"/>
              </w:rPr>
            </w:pPr>
            <w:r w:rsidRPr="007A485C">
              <w:rPr>
                <w:rFonts w:ascii="Times New Roman" w:hAnsi="Times New Roman"/>
                <w:bCs/>
                <w:color w:val="000000"/>
                <w:sz w:val="24"/>
                <w:szCs w:val="24"/>
              </w:rPr>
              <w:t>ID</w:t>
            </w:r>
            <w:r>
              <w:rPr>
                <w:rFonts w:ascii="Times New Roman" w:hAnsi="Times New Roman"/>
                <w:bCs/>
                <w:color w:val="000000"/>
                <w:sz w:val="24"/>
                <w:szCs w:val="24"/>
              </w:rPr>
              <w:t xml:space="preserve"> </w:t>
            </w:r>
            <w:r w:rsidRPr="003C21D3">
              <w:rPr>
                <w:rFonts w:ascii="Times New Roman" w:hAnsi="Times New Roman"/>
                <w:bCs/>
                <w:color w:val="000000"/>
                <w:sz w:val="24"/>
                <w:szCs w:val="24"/>
              </w:rPr>
              <w:t>Наличие премирования</w:t>
            </w:r>
          </w:p>
        </w:tc>
        <w:tc>
          <w:tcPr>
            <w:tcW w:w="2409" w:type="dxa"/>
          </w:tcPr>
          <w:p w14:paraId="0D59DEB2" w14:textId="77777777" w:rsidR="003C21D3" w:rsidRPr="001739A6" w:rsidRDefault="003C21D3"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4BC117BF" w14:textId="77777777" w:rsidR="003C21D3" w:rsidRPr="001739A6" w:rsidRDefault="003C21D3"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49B8E65C" w14:textId="77777777" w:rsidR="003C21D3" w:rsidRPr="001739A6" w:rsidRDefault="003C21D3"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3C21D3" w14:paraId="5F116728" w14:textId="77777777" w:rsidTr="00A76D49">
        <w:tc>
          <w:tcPr>
            <w:tcW w:w="2400" w:type="dxa"/>
          </w:tcPr>
          <w:p w14:paraId="647819F4" w14:textId="1AEA1671" w:rsidR="003C21D3" w:rsidRDefault="003C21D3" w:rsidP="00A76D49">
            <w:pPr>
              <w:jc w:val="both"/>
              <w:rPr>
                <w:rFonts w:ascii="Times New Roman" w:hAnsi="Times New Roman"/>
                <w:bCs/>
                <w:color w:val="000000"/>
                <w:sz w:val="24"/>
                <w:szCs w:val="24"/>
              </w:rPr>
            </w:pPr>
            <w:r w:rsidRPr="003C21D3">
              <w:rPr>
                <w:rFonts w:ascii="Times New Roman" w:hAnsi="Times New Roman"/>
                <w:bCs/>
                <w:color w:val="000000"/>
                <w:sz w:val="24"/>
                <w:szCs w:val="24"/>
              </w:rPr>
              <w:t>Наличие премирования</w:t>
            </w:r>
          </w:p>
        </w:tc>
        <w:tc>
          <w:tcPr>
            <w:tcW w:w="2409" w:type="dxa"/>
          </w:tcPr>
          <w:p w14:paraId="6E8881CD" w14:textId="77777777" w:rsidR="003C21D3" w:rsidRDefault="003C21D3"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05E87F5A" w14:textId="77777777" w:rsidR="003C21D3" w:rsidRDefault="003C21D3"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436A4622" w14:textId="77777777" w:rsidR="003C21D3" w:rsidRPr="00CE1A28" w:rsidRDefault="003C21D3"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6F08C2CC" w14:textId="56876E1F" w:rsidR="00BF3EA0" w:rsidRDefault="00BF3EA0" w:rsidP="00241A34">
      <w:pPr>
        <w:pStyle w:val="afa"/>
      </w:pPr>
    </w:p>
    <w:p w14:paraId="07473E54" w14:textId="45C1347D" w:rsidR="003C21D3" w:rsidRDefault="003C21D3" w:rsidP="003C21D3">
      <w:pPr>
        <w:pStyle w:val="aff4"/>
      </w:pPr>
      <w:r>
        <w:t xml:space="preserve">Таблица </w:t>
      </w:r>
      <w:r>
        <w:fldChar w:fldCharType="begin"/>
      </w:r>
      <w:r>
        <w:instrText xml:space="preserve"> SEQ Таблица \* ARABIC </w:instrText>
      </w:r>
      <w:r>
        <w:fldChar w:fldCharType="separate"/>
      </w:r>
      <w:r w:rsidR="00A45511">
        <w:rPr>
          <w:noProof/>
        </w:rPr>
        <w:t>28</w:t>
      </w:r>
      <w:r>
        <w:fldChar w:fldCharType="end"/>
      </w:r>
      <w:r>
        <w:t xml:space="preserve">. </w:t>
      </w:r>
      <w:r w:rsidRPr="009043A2">
        <w:t>Структура данных списка</w:t>
      </w:r>
      <w:r>
        <w:t xml:space="preserve"> </w:t>
      </w:r>
      <w:r w:rsidRPr="009043A2">
        <w:t>«</w:t>
      </w:r>
      <w:r w:rsidRPr="003C21D3">
        <w:t xml:space="preserve"> </w:t>
      </w:r>
      <w:r>
        <w:rPr>
          <w:lang w:val="ru-RU"/>
        </w:rPr>
        <w:t>Приоритет</w:t>
      </w:r>
      <w:r w:rsidRPr="009043A2">
        <w:t>»</w:t>
      </w:r>
    </w:p>
    <w:tbl>
      <w:tblPr>
        <w:tblStyle w:val="a8"/>
        <w:tblW w:w="0" w:type="auto"/>
        <w:tblLook w:val="04A0" w:firstRow="1" w:lastRow="0" w:firstColumn="1" w:lastColumn="0" w:noHBand="0" w:noVBand="1"/>
      </w:tblPr>
      <w:tblGrid>
        <w:gridCol w:w="2400"/>
        <w:gridCol w:w="2409"/>
        <w:gridCol w:w="2404"/>
        <w:gridCol w:w="2414"/>
      </w:tblGrid>
      <w:tr w:rsidR="003C21D3" w14:paraId="18799060"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532ED589"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46C2CB60"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3A00FD37"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52FEEA91" w14:textId="77777777" w:rsidR="003C21D3" w:rsidRPr="001739A6" w:rsidRDefault="003C21D3"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3C21D3" w14:paraId="716BCEF4" w14:textId="77777777" w:rsidTr="00A76D49">
        <w:tc>
          <w:tcPr>
            <w:tcW w:w="2400" w:type="dxa"/>
          </w:tcPr>
          <w:p w14:paraId="0AA4623C" w14:textId="793E80A3" w:rsidR="003C21D3" w:rsidRPr="003C21D3" w:rsidRDefault="003C21D3" w:rsidP="003C21D3">
            <w:pPr>
              <w:pStyle w:val="afa"/>
              <w:ind w:firstLine="0"/>
            </w:pPr>
            <w:r w:rsidRPr="007A485C">
              <w:rPr>
                <w:bCs/>
                <w:color w:val="000000"/>
              </w:rPr>
              <w:t>ID</w:t>
            </w:r>
            <w:r>
              <w:rPr>
                <w:bCs/>
                <w:color w:val="000000"/>
              </w:rPr>
              <w:t xml:space="preserve"> п</w:t>
            </w:r>
            <w:r>
              <w:t>риоритет</w:t>
            </w:r>
          </w:p>
        </w:tc>
        <w:tc>
          <w:tcPr>
            <w:tcW w:w="2409" w:type="dxa"/>
          </w:tcPr>
          <w:p w14:paraId="5F59437A" w14:textId="77777777" w:rsidR="003C21D3" w:rsidRPr="001739A6" w:rsidRDefault="003C21D3"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7E7E9B8C" w14:textId="77777777" w:rsidR="003C21D3" w:rsidRPr="001739A6" w:rsidRDefault="003C21D3"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5A225034" w14:textId="77777777" w:rsidR="003C21D3" w:rsidRPr="001739A6" w:rsidRDefault="003C21D3"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3C21D3" w14:paraId="44B51374" w14:textId="77777777" w:rsidTr="00A76D49">
        <w:tc>
          <w:tcPr>
            <w:tcW w:w="2400" w:type="dxa"/>
          </w:tcPr>
          <w:p w14:paraId="4FEF4E57" w14:textId="6A1822FB" w:rsidR="003C21D3" w:rsidRDefault="003C21D3" w:rsidP="00A76D49">
            <w:pPr>
              <w:jc w:val="both"/>
              <w:rPr>
                <w:rFonts w:ascii="Times New Roman" w:hAnsi="Times New Roman"/>
                <w:bCs/>
                <w:color w:val="000000"/>
                <w:sz w:val="24"/>
                <w:szCs w:val="24"/>
              </w:rPr>
            </w:pPr>
            <w:r w:rsidRPr="003C21D3">
              <w:rPr>
                <w:rFonts w:ascii="Times New Roman" w:eastAsia="Malgun Gothic" w:hAnsi="Times New Roman"/>
                <w:sz w:val="24"/>
                <w:szCs w:val="24"/>
              </w:rPr>
              <w:t>Приоритет</w:t>
            </w:r>
          </w:p>
        </w:tc>
        <w:tc>
          <w:tcPr>
            <w:tcW w:w="2409" w:type="dxa"/>
          </w:tcPr>
          <w:p w14:paraId="2A9D486F" w14:textId="77777777" w:rsidR="003C21D3" w:rsidRDefault="003C21D3"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(50 символов)</w:t>
            </w:r>
          </w:p>
        </w:tc>
        <w:tc>
          <w:tcPr>
            <w:tcW w:w="2404" w:type="dxa"/>
          </w:tcPr>
          <w:p w14:paraId="6EF08238" w14:textId="77777777" w:rsidR="003C21D3" w:rsidRDefault="003C21D3"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1BC08B84" w14:textId="77777777" w:rsidR="003C21D3" w:rsidRPr="00CE1A28" w:rsidRDefault="003C21D3"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24987182" w14:textId="6EF42CE5" w:rsidR="003C21D3" w:rsidRDefault="003C21D3" w:rsidP="00241A34">
      <w:pPr>
        <w:pStyle w:val="afa"/>
      </w:pPr>
    </w:p>
    <w:p w14:paraId="34ADAE3C" w14:textId="495DA2C1" w:rsidR="007E6F55" w:rsidRDefault="007E6F55" w:rsidP="007E6F55">
      <w:pPr>
        <w:pStyle w:val="aff4"/>
      </w:pPr>
      <w:r>
        <w:t xml:space="preserve">Таблица </w:t>
      </w:r>
      <w:r>
        <w:fldChar w:fldCharType="begin"/>
      </w:r>
      <w:r>
        <w:instrText xml:space="preserve"> SEQ Таблица \* ARABIC </w:instrText>
      </w:r>
      <w:r>
        <w:fldChar w:fldCharType="separate"/>
      </w:r>
      <w:r w:rsidR="00A45511">
        <w:rPr>
          <w:noProof/>
        </w:rPr>
        <w:t>29</w:t>
      </w:r>
      <w:r>
        <w:fldChar w:fldCharType="end"/>
      </w:r>
      <w:r>
        <w:t xml:space="preserve">. </w:t>
      </w:r>
      <w:r w:rsidRPr="009043A2">
        <w:t>Структура данных списка</w:t>
      </w:r>
      <w:r>
        <w:t xml:space="preserve"> </w:t>
      </w:r>
      <w:r>
        <w:rPr>
          <w:lang w:val="ru-RU"/>
        </w:rPr>
        <w:t>«</w:t>
      </w:r>
      <w:r>
        <w:t>Номер вакансии из свободного бюджета</w:t>
      </w:r>
      <w:r w:rsidRPr="009043A2">
        <w:t>»</w:t>
      </w:r>
    </w:p>
    <w:tbl>
      <w:tblPr>
        <w:tblStyle w:val="a8"/>
        <w:tblW w:w="0" w:type="auto"/>
        <w:tblLook w:val="04A0" w:firstRow="1" w:lastRow="0" w:firstColumn="1" w:lastColumn="0" w:noHBand="0" w:noVBand="1"/>
      </w:tblPr>
      <w:tblGrid>
        <w:gridCol w:w="2400"/>
        <w:gridCol w:w="2409"/>
        <w:gridCol w:w="2404"/>
        <w:gridCol w:w="2414"/>
      </w:tblGrid>
      <w:tr w:rsidR="007E6F55" w14:paraId="6BF345D7"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0601FB95" w14:textId="77777777" w:rsidR="007E6F55" w:rsidRPr="001739A6" w:rsidRDefault="007E6F55"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151D370F" w14:textId="77777777" w:rsidR="007E6F55" w:rsidRPr="001739A6" w:rsidRDefault="007E6F55"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1CD5E935" w14:textId="77777777" w:rsidR="007E6F55" w:rsidRPr="001739A6" w:rsidRDefault="007E6F55"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556056EB" w14:textId="77777777" w:rsidR="007E6F55" w:rsidRPr="001739A6" w:rsidRDefault="007E6F55"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7E6F55" w14:paraId="202000CA" w14:textId="77777777" w:rsidTr="00A76D49">
        <w:tc>
          <w:tcPr>
            <w:tcW w:w="2400" w:type="dxa"/>
          </w:tcPr>
          <w:p w14:paraId="6ECB4C74" w14:textId="5BDF4A0C" w:rsidR="007E6F55" w:rsidRPr="003C21D3" w:rsidRDefault="007E6F55" w:rsidP="00A76D49">
            <w:pPr>
              <w:pStyle w:val="afa"/>
              <w:ind w:firstLine="0"/>
            </w:pPr>
            <w:r w:rsidRPr="007A485C">
              <w:rPr>
                <w:bCs/>
                <w:color w:val="000000"/>
              </w:rPr>
              <w:t>ID</w:t>
            </w:r>
            <w:r>
              <w:rPr>
                <w:bCs/>
                <w:color w:val="000000"/>
              </w:rPr>
              <w:t xml:space="preserve"> н</w:t>
            </w:r>
            <w:r>
              <w:t>омер вакансии из свободного бюджета</w:t>
            </w:r>
          </w:p>
        </w:tc>
        <w:tc>
          <w:tcPr>
            <w:tcW w:w="2409" w:type="dxa"/>
          </w:tcPr>
          <w:p w14:paraId="0840E805" w14:textId="77777777" w:rsidR="007E6F55" w:rsidRPr="001739A6" w:rsidRDefault="007E6F55"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404" w:type="dxa"/>
          </w:tcPr>
          <w:p w14:paraId="3D11AE41" w14:textId="77777777" w:rsidR="007E6F55" w:rsidRPr="001739A6" w:rsidRDefault="007E6F55"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2414" w:type="dxa"/>
          </w:tcPr>
          <w:p w14:paraId="6A56D46B" w14:textId="77777777" w:rsidR="007E6F55" w:rsidRPr="001739A6" w:rsidRDefault="007E6F55"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7E6F55" w14:paraId="790926EF" w14:textId="77777777" w:rsidTr="00A76D49">
        <w:tc>
          <w:tcPr>
            <w:tcW w:w="2400" w:type="dxa"/>
          </w:tcPr>
          <w:p w14:paraId="06CAF8CA" w14:textId="4EA77692" w:rsidR="007E6F55" w:rsidRDefault="007E6F55" w:rsidP="007E6F55">
            <w:pPr>
              <w:pStyle w:val="afa"/>
              <w:ind w:firstLine="0"/>
              <w:rPr>
                <w:bCs/>
                <w:color w:val="000000"/>
              </w:rPr>
            </w:pPr>
            <w:r>
              <w:t>Номер вакансии из свободного бюджета</w:t>
            </w:r>
          </w:p>
        </w:tc>
        <w:tc>
          <w:tcPr>
            <w:tcW w:w="2409" w:type="dxa"/>
          </w:tcPr>
          <w:p w14:paraId="33B701B9" w14:textId="2F6BA6DC" w:rsidR="007E6F55" w:rsidRDefault="007E6F55"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w:t>
            </w:r>
            <w:r w:rsidR="00617577">
              <w:rPr>
                <w:rFonts w:ascii="Times New Roman" w:hAnsi="Times New Roman"/>
                <w:bCs/>
                <w:color w:val="000000"/>
                <w:sz w:val="24"/>
                <w:szCs w:val="24"/>
              </w:rPr>
              <w:t>5</w:t>
            </w:r>
            <w:r>
              <w:rPr>
                <w:rFonts w:ascii="Times New Roman" w:hAnsi="Times New Roman"/>
                <w:bCs/>
                <w:color w:val="000000"/>
                <w:sz w:val="24"/>
                <w:szCs w:val="24"/>
              </w:rPr>
              <w:t>0 символов)</w:t>
            </w:r>
          </w:p>
        </w:tc>
        <w:tc>
          <w:tcPr>
            <w:tcW w:w="2404" w:type="dxa"/>
          </w:tcPr>
          <w:p w14:paraId="0EC9F3B9" w14:textId="77777777" w:rsidR="007E6F55" w:rsidRDefault="007E6F55" w:rsidP="00A76D4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2414" w:type="dxa"/>
          </w:tcPr>
          <w:p w14:paraId="7497A7B1" w14:textId="77777777" w:rsidR="007E6F55" w:rsidRPr="00CE1A28" w:rsidRDefault="007E6F55"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286B3A70" w14:textId="77777777" w:rsidR="007E6F55" w:rsidRDefault="007E6F55" w:rsidP="00241A34">
      <w:pPr>
        <w:pStyle w:val="afa"/>
      </w:pPr>
    </w:p>
    <w:p w14:paraId="0A60483D" w14:textId="65D33B58" w:rsidR="00A1264A" w:rsidRDefault="00A1264A" w:rsidP="00A1264A">
      <w:pPr>
        <w:pStyle w:val="aff4"/>
      </w:pPr>
      <w:r>
        <w:lastRenderedPageBreak/>
        <w:t xml:space="preserve">Таблица </w:t>
      </w:r>
      <w:r>
        <w:fldChar w:fldCharType="begin"/>
      </w:r>
      <w:r>
        <w:instrText>SEQ Таблица \* ARABIC</w:instrText>
      </w:r>
      <w:r>
        <w:fldChar w:fldCharType="separate"/>
      </w:r>
      <w:r w:rsidR="00A45511">
        <w:rPr>
          <w:noProof/>
        </w:rPr>
        <w:t>30</w:t>
      </w:r>
      <w:r>
        <w:fldChar w:fldCharType="end"/>
      </w:r>
      <w:r>
        <w:t>. Структура данных списка «Комментарии и ответы на комментарии»</w:t>
      </w:r>
    </w:p>
    <w:tbl>
      <w:tblPr>
        <w:tblStyle w:val="a8"/>
        <w:tblW w:w="0" w:type="auto"/>
        <w:tblLook w:val="04A0" w:firstRow="1" w:lastRow="0" w:firstColumn="1" w:lastColumn="0" w:noHBand="0" w:noVBand="1"/>
      </w:tblPr>
      <w:tblGrid>
        <w:gridCol w:w="2400"/>
        <w:gridCol w:w="2409"/>
        <w:gridCol w:w="2404"/>
        <w:gridCol w:w="2414"/>
      </w:tblGrid>
      <w:tr w:rsidR="00A1264A" w:rsidRPr="001739A6" w14:paraId="450C19A5" w14:textId="77777777" w:rsidTr="00A76D49">
        <w:trPr>
          <w:cnfStyle w:val="100000000000" w:firstRow="1" w:lastRow="0" w:firstColumn="0" w:lastColumn="0" w:oddVBand="0" w:evenVBand="0" w:oddHBand="0" w:evenHBand="0" w:firstRowFirstColumn="0" w:firstRowLastColumn="0" w:lastRowFirstColumn="0" w:lastRowLastColumn="0"/>
        </w:trPr>
        <w:tc>
          <w:tcPr>
            <w:tcW w:w="2400" w:type="dxa"/>
          </w:tcPr>
          <w:p w14:paraId="2ABFFC91" w14:textId="77777777" w:rsidR="00A1264A" w:rsidRPr="001739A6" w:rsidRDefault="00A1264A"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09" w:type="dxa"/>
          </w:tcPr>
          <w:p w14:paraId="22490731" w14:textId="77777777" w:rsidR="00A1264A" w:rsidRPr="001739A6" w:rsidRDefault="00A1264A"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404" w:type="dxa"/>
          </w:tcPr>
          <w:p w14:paraId="66A5A556" w14:textId="77777777" w:rsidR="00A1264A" w:rsidRPr="001739A6" w:rsidRDefault="00A1264A"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2414" w:type="dxa"/>
          </w:tcPr>
          <w:p w14:paraId="7BC4B978" w14:textId="77777777" w:rsidR="00A1264A" w:rsidRPr="001739A6" w:rsidRDefault="00A1264A"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A1264A" w:rsidRPr="001739A6" w14:paraId="3A82B24B" w14:textId="77777777" w:rsidTr="00A76D49">
        <w:tc>
          <w:tcPr>
            <w:tcW w:w="0" w:type="dxa"/>
          </w:tcPr>
          <w:p w14:paraId="7C409BE4" w14:textId="77777777" w:rsidR="00A1264A" w:rsidRPr="00212347"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 xml:space="preserve">Ссылка на </w:t>
            </w:r>
            <w:r w:rsidRPr="00230F7F">
              <w:rPr>
                <w:rFonts w:ascii="Times New Roman" w:hAnsi="Times New Roman"/>
                <w:bCs/>
                <w:color w:val="000000"/>
                <w:sz w:val="24"/>
                <w:szCs w:val="24"/>
              </w:rPr>
              <w:t>переписк</w:t>
            </w:r>
            <w:r>
              <w:rPr>
                <w:rFonts w:ascii="Times New Roman" w:hAnsi="Times New Roman"/>
                <w:bCs/>
                <w:color w:val="000000"/>
                <w:sz w:val="24"/>
                <w:szCs w:val="24"/>
              </w:rPr>
              <w:t>у</w:t>
            </w:r>
            <w:r w:rsidRPr="00230F7F">
              <w:rPr>
                <w:rFonts w:ascii="Times New Roman" w:hAnsi="Times New Roman"/>
                <w:bCs/>
                <w:color w:val="000000"/>
                <w:sz w:val="24"/>
                <w:szCs w:val="24"/>
              </w:rPr>
              <w:t xml:space="preserve"> по заявке</w:t>
            </w:r>
          </w:p>
        </w:tc>
        <w:tc>
          <w:tcPr>
            <w:tcW w:w="0" w:type="dxa"/>
          </w:tcPr>
          <w:p w14:paraId="55A96892" w14:textId="77777777" w:rsidR="00A1264A" w:rsidRPr="00A76D49" w:rsidRDefault="00A1264A" w:rsidP="00A76D49">
            <w:pPr>
              <w:jc w:val="both"/>
              <w:rPr>
                <w:rFonts w:ascii="Times New Roman" w:hAnsi="Times New Roman"/>
                <w:bCs/>
                <w:color w:val="000000"/>
                <w:sz w:val="24"/>
                <w:szCs w:val="24"/>
              </w:rPr>
            </w:pPr>
            <w:r w:rsidRPr="00AA32AF">
              <w:rPr>
                <w:rFonts w:ascii="Times New Roman" w:hAnsi="Times New Roman"/>
                <w:bCs/>
                <w:color w:val="000000"/>
                <w:sz w:val="24"/>
                <w:szCs w:val="24"/>
              </w:rPr>
              <w:t>Выпадающий список</w:t>
            </w:r>
          </w:p>
        </w:tc>
        <w:tc>
          <w:tcPr>
            <w:tcW w:w="0" w:type="dxa"/>
          </w:tcPr>
          <w:p w14:paraId="5F1D94DC" w14:textId="77777777" w:rsidR="00A1264A" w:rsidRPr="001739A6" w:rsidRDefault="00A1264A" w:rsidP="00A76D49">
            <w:pPr>
              <w:jc w:val="both"/>
              <w:rPr>
                <w:rFonts w:ascii="Times New Roman" w:hAnsi="Times New Roman"/>
                <w:bCs/>
                <w:color w:val="000000"/>
                <w:sz w:val="24"/>
                <w:szCs w:val="24"/>
              </w:rPr>
            </w:pPr>
            <w:r w:rsidRPr="001739A6">
              <w:rPr>
                <w:rFonts w:ascii="Times New Roman" w:hAnsi="Times New Roman"/>
                <w:bCs/>
                <w:color w:val="000000"/>
                <w:sz w:val="24"/>
                <w:szCs w:val="24"/>
              </w:rPr>
              <w:t>Автоматически</w:t>
            </w:r>
          </w:p>
        </w:tc>
        <w:tc>
          <w:tcPr>
            <w:tcW w:w="0" w:type="dxa"/>
          </w:tcPr>
          <w:p w14:paraId="0CE4A460" w14:textId="77777777" w:rsidR="00A1264A"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A1264A" w:rsidRPr="001739A6" w14:paraId="1AF17669" w14:textId="77777777" w:rsidTr="00A76D49">
        <w:tc>
          <w:tcPr>
            <w:tcW w:w="2400" w:type="dxa"/>
          </w:tcPr>
          <w:p w14:paraId="42FEC2A9" w14:textId="77777777" w:rsidR="00A1264A" w:rsidRDefault="00A1264A" w:rsidP="00A76D49">
            <w:pPr>
              <w:jc w:val="both"/>
              <w:rPr>
                <w:rFonts w:ascii="Times New Roman" w:hAnsi="Times New Roman"/>
                <w:bCs/>
                <w:color w:val="000000"/>
                <w:sz w:val="24"/>
                <w:szCs w:val="24"/>
              </w:rPr>
            </w:pPr>
            <w:r w:rsidRPr="00BF271C">
              <w:rPr>
                <w:rFonts w:ascii="Times New Roman" w:hAnsi="Times New Roman"/>
                <w:bCs/>
                <w:color w:val="000000"/>
                <w:sz w:val="24"/>
                <w:szCs w:val="24"/>
              </w:rPr>
              <w:t>ID</w:t>
            </w:r>
            <w:r>
              <w:rPr>
                <w:rFonts w:ascii="Times New Roman" w:hAnsi="Times New Roman"/>
                <w:bCs/>
                <w:color w:val="000000"/>
                <w:sz w:val="24"/>
                <w:szCs w:val="24"/>
              </w:rPr>
              <w:t xml:space="preserve"> Автор заявки</w:t>
            </w:r>
          </w:p>
        </w:tc>
        <w:tc>
          <w:tcPr>
            <w:tcW w:w="2409" w:type="dxa"/>
            <w:vAlign w:val="top"/>
          </w:tcPr>
          <w:p w14:paraId="427E97F3" w14:textId="77777777" w:rsidR="00A1264A" w:rsidRPr="00A76D49"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Пользователь</w:t>
            </w:r>
          </w:p>
        </w:tc>
        <w:tc>
          <w:tcPr>
            <w:tcW w:w="2404" w:type="dxa"/>
            <w:vAlign w:val="top"/>
          </w:tcPr>
          <w:p w14:paraId="0D9814DB" w14:textId="77777777" w:rsidR="00A1264A" w:rsidRPr="001739A6" w:rsidRDefault="00A1264A" w:rsidP="00A76D49">
            <w:pPr>
              <w:jc w:val="both"/>
              <w:rPr>
                <w:rFonts w:ascii="Times New Roman" w:hAnsi="Times New Roman"/>
                <w:bCs/>
                <w:color w:val="000000"/>
                <w:sz w:val="24"/>
                <w:szCs w:val="24"/>
              </w:rPr>
            </w:pPr>
            <w:r w:rsidRPr="001739A6">
              <w:rPr>
                <w:rFonts w:ascii="Times New Roman" w:hAnsi="Times New Roman"/>
                <w:bCs/>
                <w:color w:val="000000"/>
                <w:sz w:val="24"/>
                <w:szCs w:val="24"/>
              </w:rPr>
              <w:t>Автоматически</w:t>
            </w:r>
          </w:p>
        </w:tc>
        <w:tc>
          <w:tcPr>
            <w:tcW w:w="2414" w:type="dxa"/>
          </w:tcPr>
          <w:p w14:paraId="1E64C54A" w14:textId="77777777" w:rsidR="00A1264A"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A1264A" w:rsidRPr="001739A6" w14:paraId="1AA17267" w14:textId="77777777" w:rsidTr="00A76D49">
        <w:tc>
          <w:tcPr>
            <w:tcW w:w="0" w:type="dxa"/>
          </w:tcPr>
          <w:p w14:paraId="3C585B68" w14:textId="77777777" w:rsidR="00A1264A" w:rsidRPr="001739A6" w:rsidRDefault="00A1264A" w:rsidP="00A1264A">
            <w:pPr>
              <w:rPr>
                <w:rFonts w:ascii="Times New Roman" w:hAnsi="Times New Roman"/>
                <w:bCs/>
                <w:color w:val="000000"/>
                <w:sz w:val="24"/>
                <w:szCs w:val="24"/>
              </w:rPr>
            </w:pPr>
            <w:r w:rsidRPr="00BF271C">
              <w:rPr>
                <w:rFonts w:ascii="Times New Roman" w:hAnsi="Times New Roman"/>
                <w:bCs/>
                <w:color w:val="000000"/>
                <w:sz w:val="24"/>
                <w:szCs w:val="24"/>
              </w:rPr>
              <w:t>ID</w:t>
            </w:r>
            <w:r>
              <w:rPr>
                <w:rFonts w:ascii="Times New Roman" w:hAnsi="Times New Roman"/>
                <w:bCs/>
                <w:color w:val="000000"/>
                <w:sz w:val="24"/>
                <w:szCs w:val="24"/>
              </w:rPr>
              <w:t xml:space="preserve"> А</w:t>
            </w:r>
            <w:r w:rsidRPr="00317A2D">
              <w:rPr>
                <w:rFonts w:ascii="Times New Roman" w:hAnsi="Times New Roman"/>
                <w:bCs/>
                <w:color w:val="000000"/>
                <w:sz w:val="24"/>
                <w:szCs w:val="24"/>
              </w:rPr>
              <w:t>втора комментария</w:t>
            </w:r>
          </w:p>
        </w:tc>
        <w:tc>
          <w:tcPr>
            <w:tcW w:w="0" w:type="dxa"/>
            <w:vAlign w:val="top"/>
          </w:tcPr>
          <w:p w14:paraId="24B786A4" w14:textId="77777777" w:rsidR="00A1264A" w:rsidRPr="001739A6"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Пользователь</w:t>
            </w:r>
          </w:p>
        </w:tc>
        <w:tc>
          <w:tcPr>
            <w:tcW w:w="0" w:type="dxa"/>
            <w:vAlign w:val="top"/>
          </w:tcPr>
          <w:p w14:paraId="2FB4FD99" w14:textId="77777777" w:rsidR="00A1264A" w:rsidRPr="001739A6" w:rsidRDefault="00A1264A" w:rsidP="00A76D49">
            <w:pPr>
              <w:jc w:val="both"/>
              <w:rPr>
                <w:rFonts w:ascii="Times New Roman" w:hAnsi="Times New Roman"/>
                <w:bCs/>
                <w:color w:val="000000"/>
                <w:sz w:val="24"/>
                <w:szCs w:val="24"/>
              </w:rPr>
            </w:pPr>
            <w:r w:rsidRPr="001739A6">
              <w:rPr>
                <w:rFonts w:ascii="Times New Roman" w:hAnsi="Times New Roman"/>
                <w:bCs/>
                <w:color w:val="000000"/>
                <w:sz w:val="24"/>
                <w:szCs w:val="24"/>
              </w:rPr>
              <w:t>Автоматически</w:t>
            </w:r>
          </w:p>
        </w:tc>
        <w:tc>
          <w:tcPr>
            <w:tcW w:w="0" w:type="dxa"/>
          </w:tcPr>
          <w:p w14:paraId="4D719D04" w14:textId="77777777" w:rsidR="00A1264A" w:rsidRPr="001739A6"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A1264A" w:rsidRPr="00CE1A28" w14:paraId="4D629ACA" w14:textId="77777777" w:rsidTr="00A76D49">
        <w:tc>
          <w:tcPr>
            <w:tcW w:w="0" w:type="dxa"/>
          </w:tcPr>
          <w:p w14:paraId="3EAEABFD" w14:textId="77777777" w:rsidR="00A1264A" w:rsidRDefault="00A1264A" w:rsidP="00A76D49">
            <w:pPr>
              <w:rPr>
                <w:rFonts w:ascii="Times New Roman" w:hAnsi="Times New Roman"/>
                <w:bCs/>
                <w:color w:val="000000"/>
                <w:sz w:val="24"/>
                <w:szCs w:val="24"/>
              </w:rPr>
            </w:pPr>
            <w:r>
              <w:rPr>
                <w:rFonts w:ascii="Times New Roman" w:hAnsi="Times New Roman"/>
                <w:bCs/>
                <w:color w:val="000000"/>
                <w:sz w:val="24"/>
                <w:szCs w:val="24"/>
              </w:rPr>
              <w:t xml:space="preserve">Порядковый </w:t>
            </w:r>
            <w:r w:rsidRPr="00BF271C">
              <w:rPr>
                <w:rFonts w:ascii="Times New Roman" w:hAnsi="Times New Roman"/>
                <w:bCs/>
                <w:color w:val="000000"/>
                <w:sz w:val="24"/>
                <w:szCs w:val="24"/>
              </w:rPr>
              <w:t>ID</w:t>
            </w:r>
            <w:r>
              <w:rPr>
                <w:rFonts w:ascii="Times New Roman" w:hAnsi="Times New Roman"/>
                <w:bCs/>
                <w:color w:val="000000"/>
                <w:sz w:val="24"/>
                <w:szCs w:val="24"/>
              </w:rPr>
              <w:t xml:space="preserve"> комментария</w:t>
            </w:r>
          </w:p>
        </w:tc>
        <w:tc>
          <w:tcPr>
            <w:tcW w:w="0" w:type="dxa"/>
          </w:tcPr>
          <w:p w14:paraId="4E08E931" w14:textId="77777777" w:rsidR="00A1264A" w:rsidRPr="00CE1A28" w:rsidRDefault="00A1264A" w:rsidP="00A76D4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0" w:type="dxa"/>
          </w:tcPr>
          <w:p w14:paraId="46E6E64D" w14:textId="77777777" w:rsidR="00A1264A" w:rsidRPr="000E6E73" w:rsidRDefault="00A1264A" w:rsidP="00A76D49">
            <w:pPr>
              <w:jc w:val="both"/>
              <w:rPr>
                <w:rFonts w:ascii="Times New Roman" w:hAnsi="Times New Roman"/>
                <w:bCs/>
                <w:color w:val="000000"/>
                <w:sz w:val="24"/>
                <w:szCs w:val="24"/>
              </w:rPr>
            </w:pPr>
            <w:r w:rsidRPr="001739A6">
              <w:rPr>
                <w:rFonts w:ascii="Times New Roman" w:hAnsi="Times New Roman"/>
                <w:bCs/>
                <w:color w:val="000000"/>
                <w:sz w:val="24"/>
                <w:szCs w:val="24"/>
              </w:rPr>
              <w:t>Автоматически</w:t>
            </w:r>
          </w:p>
        </w:tc>
        <w:tc>
          <w:tcPr>
            <w:tcW w:w="0" w:type="dxa"/>
          </w:tcPr>
          <w:p w14:paraId="231DE839" w14:textId="77777777" w:rsidR="00A1264A"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A1264A" w:rsidRPr="00CE1A28" w14:paraId="44E891CA" w14:textId="77777777" w:rsidTr="00A76D49">
        <w:tc>
          <w:tcPr>
            <w:tcW w:w="0" w:type="dxa"/>
          </w:tcPr>
          <w:p w14:paraId="5AD9072E" w14:textId="77777777" w:rsidR="00A1264A" w:rsidRDefault="00A1264A" w:rsidP="00A76D49">
            <w:pPr>
              <w:rPr>
                <w:rFonts w:ascii="Times New Roman" w:hAnsi="Times New Roman"/>
                <w:bCs/>
                <w:color w:val="000000"/>
                <w:sz w:val="24"/>
                <w:szCs w:val="24"/>
              </w:rPr>
            </w:pPr>
            <w:r>
              <w:rPr>
                <w:rFonts w:ascii="Times New Roman" w:hAnsi="Times New Roman"/>
                <w:bCs/>
                <w:color w:val="000000"/>
                <w:sz w:val="24"/>
                <w:szCs w:val="24"/>
              </w:rPr>
              <w:t>С</w:t>
            </w:r>
            <w:r w:rsidRPr="00A1264A">
              <w:rPr>
                <w:rFonts w:ascii="Times New Roman" w:hAnsi="Times New Roman"/>
                <w:bCs/>
                <w:color w:val="000000"/>
                <w:sz w:val="24"/>
                <w:szCs w:val="24"/>
              </w:rPr>
              <w:t xml:space="preserve">одержимое </w:t>
            </w:r>
            <w:r>
              <w:rPr>
                <w:rFonts w:ascii="Times New Roman" w:hAnsi="Times New Roman"/>
                <w:bCs/>
                <w:color w:val="000000"/>
                <w:sz w:val="24"/>
                <w:szCs w:val="24"/>
              </w:rPr>
              <w:t>комментария</w:t>
            </w:r>
          </w:p>
        </w:tc>
        <w:tc>
          <w:tcPr>
            <w:tcW w:w="0" w:type="dxa"/>
          </w:tcPr>
          <w:p w14:paraId="52F55AB5" w14:textId="77777777" w:rsidR="00A1264A"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Текстовое поле (300 символов)</w:t>
            </w:r>
          </w:p>
        </w:tc>
        <w:tc>
          <w:tcPr>
            <w:tcW w:w="0" w:type="dxa"/>
          </w:tcPr>
          <w:p w14:paraId="29A5BA48" w14:textId="77777777" w:rsidR="00A1264A" w:rsidRDefault="00A1264A" w:rsidP="00A76D49">
            <w:pPr>
              <w:jc w:val="both"/>
              <w:rPr>
                <w:rFonts w:ascii="Times New Roman" w:hAnsi="Times New Roman"/>
                <w:bCs/>
                <w:color w:val="000000"/>
                <w:sz w:val="24"/>
                <w:szCs w:val="24"/>
              </w:rPr>
            </w:pPr>
            <w:r w:rsidRPr="00BF271C">
              <w:rPr>
                <w:rFonts w:ascii="Times New Roman" w:hAnsi="Times New Roman"/>
                <w:bCs/>
                <w:color w:val="000000"/>
                <w:sz w:val="24"/>
                <w:szCs w:val="24"/>
                <w:lang w:eastAsia="en-US"/>
              </w:rPr>
              <w:t>Ручной</w:t>
            </w:r>
          </w:p>
        </w:tc>
        <w:tc>
          <w:tcPr>
            <w:tcW w:w="0" w:type="dxa"/>
          </w:tcPr>
          <w:p w14:paraId="55E81E8B" w14:textId="77777777" w:rsidR="00A1264A" w:rsidRPr="00CE1A28"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A1264A" w:rsidRPr="00CE1A28" w14:paraId="007B8DCF" w14:textId="77777777" w:rsidTr="00A76D49">
        <w:tc>
          <w:tcPr>
            <w:tcW w:w="2400" w:type="dxa"/>
          </w:tcPr>
          <w:p w14:paraId="292DBD50" w14:textId="77777777" w:rsidR="00A1264A" w:rsidRDefault="00A1264A" w:rsidP="00A76D49">
            <w:pPr>
              <w:rPr>
                <w:rFonts w:ascii="Times New Roman" w:hAnsi="Times New Roman"/>
                <w:bCs/>
                <w:color w:val="000000"/>
                <w:sz w:val="24"/>
                <w:szCs w:val="24"/>
              </w:rPr>
            </w:pPr>
            <w:r>
              <w:rPr>
                <w:rFonts w:ascii="Times New Roman" w:hAnsi="Times New Roman"/>
                <w:bCs/>
                <w:color w:val="000000"/>
                <w:sz w:val="24"/>
                <w:szCs w:val="24"/>
              </w:rPr>
              <w:t>Д</w:t>
            </w:r>
            <w:r w:rsidRPr="00A1264A">
              <w:rPr>
                <w:rFonts w:ascii="Times New Roman" w:hAnsi="Times New Roman"/>
                <w:bCs/>
                <w:color w:val="000000"/>
                <w:sz w:val="24"/>
                <w:szCs w:val="24"/>
              </w:rPr>
              <w:t xml:space="preserve">ата добавления </w:t>
            </w:r>
            <w:r>
              <w:rPr>
                <w:rFonts w:ascii="Times New Roman" w:hAnsi="Times New Roman"/>
                <w:bCs/>
                <w:color w:val="000000"/>
                <w:sz w:val="24"/>
                <w:szCs w:val="24"/>
              </w:rPr>
              <w:t>комментария</w:t>
            </w:r>
          </w:p>
        </w:tc>
        <w:tc>
          <w:tcPr>
            <w:tcW w:w="2409" w:type="dxa"/>
            <w:vAlign w:val="top"/>
          </w:tcPr>
          <w:p w14:paraId="5AC4721D" w14:textId="77777777" w:rsidR="00A1264A" w:rsidRDefault="00A1264A" w:rsidP="00A76D49">
            <w:pPr>
              <w:jc w:val="both"/>
              <w:rPr>
                <w:rFonts w:ascii="Times New Roman" w:hAnsi="Times New Roman"/>
                <w:bCs/>
                <w:color w:val="000000"/>
                <w:sz w:val="24"/>
                <w:szCs w:val="24"/>
                <w:lang w:val="en-US"/>
              </w:rPr>
            </w:pPr>
            <w:proofErr w:type="spellStart"/>
            <w:r w:rsidRPr="00BF271C">
              <w:rPr>
                <w:rFonts w:ascii="Times New Roman" w:hAnsi="Times New Roman"/>
                <w:bCs/>
                <w:color w:val="000000"/>
                <w:sz w:val="24"/>
                <w:szCs w:val="24"/>
              </w:rPr>
              <w:t>Datetime</w:t>
            </w:r>
            <w:proofErr w:type="spellEnd"/>
            <w:r w:rsidRPr="00BF271C">
              <w:rPr>
                <w:rFonts w:ascii="Times New Roman" w:hAnsi="Times New Roman"/>
                <w:bCs/>
                <w:color w:val="000000"/>
                <w:sz w:val="24"/>
                <w:szCs w:val="24"/>
              </w:rPr>
              <w:t> </w:t>
            </w:r>
          </w:p>
        </w:tc>
        <w:tc>
          <w:tcPr>
            <w:tcW w:w="2404" w:type="dxa"/>
          </w:tcPr>
          <w:p w14:paraId="3D5AAA63" w14:textId="77777777" w:rsidR="00A1264A" w:rsidRPr="001739A6" w:rsidRDefault="00A1264A" w:rsidP="00A76D49">
            <w:pPr>
              <w:jc w:val="both"/>
              <w:rPr>
                <w:rFonts w:ascii="Times New Roman" w:hAnsi="Times New Roman"/>
                <w:bCs/>
                <w:color w:val="000000"/>
                <w:sz w:val="24"/>
                <w:szCs w:val="24"/>
              </w:rPr>
            </w:pPr>
            <w:r w:rsidRPr="001739A6">
              <w:rPr>
                <w:rFonts w:ascii="Times New Roman" w:hAnsi="Times New Roman"/>
                <w:bCs/>
                <w:color w:val="000000"/>
                <w:sz w:val="24"/>
                <w:szCs w:val="24"/>
              </w:rPr>
              <w:t>Автоматически</w:t>
            </w:r>
          </w:p>
        </w:tc>
        <w:tc>
          <w:tcPr>
            <w:tcW w:w="2414" w:type="dxa"/>
          </w:tcPr>
          <w:p w14:paraId="5A47685D" w14:textId="77777777" w:rsidR="00A1264A" w:rsidRDefault="00A1264A" w:rsidP="00A76D49">
            <w:pPr>
              <w:jc w:val="both"/>
              <w:rPr>
                <w:rFonts w:ascii="Times New Roman" w:hAnsi="Times New Roman"/>
                <w:bCs/>
                <w:color w:val="000000"/>
                <w:sz w:val="24"/>
                <w:szCs w:val="24"/>
              </w:rPr>
            </w:pPr>
            <w:r>
              <w:rPr>
                <w:rFonts w:ascii="Times New Roman" w:hAnsi="Times New Roman"/>
                <w:bCs/>
                <w:color w:val="000000"/>
                <w:sz w:val="24"/>
                <w:szCs w:val="24"/>
              </w:rPr>
              <w:t>Да</w:t>
            </w:r>
          </w:p>
        </w:tc>
      </w:tr>
    </w:tbl>
    <w:p w14:paraId="40707CF8" w14:textId="0EB15D15" w:rsidR="003C21D3" w:rsidRDefault="003C21D3" w:rsidP="00241A34">
      <w:pPr>
        <w:pStyle w:val="afa"/>
      </w:pPr>
    </w:p>
    <w:p w14:paraId="2B04742D" w14:textId="53331B5E" w:rsidR="00767191" w:rsidRDefault="00767191" w:rsidP="00767191">
      <w:pPr>
        <w:pStyle w:val="aff4"/>
      </w:pPr>
      <w:r>
        <w:t xml:space="preserve">Таблица </w:t>
      </w:r>
      <w:r>
        <w:fldChar w:fldCharType="begin"/>
      </w:r>
      <w:r>
        <w:instrText>SEQ Таблица \* ARABIC</w:instrText>
      </w:r>
      <w:r>
        <w:fldChar w:fldCharType="separate"/>
      </w:r>
      <w:r w:rsidR="00A45511">
        <w:rPr>
          <w:noProof/>
        </w:rPr>
        <w:t>31</w:t>
      </w:r>
      <w:r>
        <w:fldChar w:fldCharType="end"/>
      </w:r>
      <w:r>
        <w:t>. Структура данных списка</w:t>
      </w:r>
      <w:r>
        <w:rPr>
          <w:lang w:val="ru-RU"/>
        </w:rPr>
        <w:t xml:space="preserve"> сервиса</w:t>
      </w:r>
      <w:r>
        <w:t xml:space="preserve"> «</w:t>
      </w:r>
      <w:r>
        <w:rPr>
          <w:lang w:val="ru-RU"/>
        </w:rPr>
        <w:t>Заявки на подбор персонала</w:t>
      </w:r>
      <w:r>
        <w:t>»</w:t>
      </w:r>
    </w:p>
    <w:tbl>
      <w:tblPr>
        <w:tblStyle w:val="a8"/>
        <w:tblW w:w="0" w:type="auto"/>
        <w:tblLook w:val="04A0" w:firstRow="1" w:lastRow="0" w:firstColumn="1" w:lastColumn="0" w:noHBand="0" w:noVBand="1"/>
      </w:tblPr>
      <w:tblGrid>
        <w:gridCol w:w="2547"/>
        <w:gridCol w:w="2490"/>
        <w:gridCol w:w="2616"/>
        <w:gridCol w:w="1974"/>
      </w:tblGrid>
      <w:tr w:rsidR="00124DE9" w:rsidRPr="001739A6" w14:paraId="312CB720" w14:textId="77777777" w:rsidTr="00124DE9">
        <w:trPr>
          <w:cnfStyle w:val="100000000000" w:firstRow="1" w:lastRow="0" w:firstColumn="0" w:lastColumn="0" w:oddVBand="0" w:evenVBand="0" w:oddHBand="0" w:evenHBand="0" w:firstRowFirstColumn="0" w:firstRowLastColumn="0" w:lastRowFirstColumn="0" w:lastRowLastColumn="0"/>
        </w:trPr>
        <w:tc>
          <w:tcPr>
            <w:tcW w:w="2547" w:type="dxa"/>
          </w:tcPr>
          <w:p w14:paraId="64E9AF39" w14:textId="77777777" w:rsidR="00767191" w:rsidRPr="001739A6" w:rsidRDefault="0076719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Атрибут</w:t>
            </w:r>
          </w:p>
        </w:tc>
        <w:tc>
          <w:tcPr>
            <w:tcW w:w="2490" w:type="dxa"/>
          </w:tcPr>
          <w:p w14:paraId="73F4057B" w14:textId="77777777" w:rsidR="00767191" w:rsidRPr="001739A6" w:rsidRDefault="0076719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Тип данных</w:t>
            </w:r>
          </w:p>
        </w:tc>
        <w:tc>
          <w:tcPr>
            <w:tcW w:w="2616" w:type="dxa"/>
          </w:tcPr>
          <w:p w14:paraId="73832F79" w14:textId="77777777" w:rsidR="00767191" w:rsidRPr="001739A6" w:rsidRDefault="0076719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Способ заполнения</w:t>
            </w:r>
          </w:p>
        </w:tc>
        <w:tc>
          <w:tcPr>
            <w:tcW w:w="1974" w:type="dxa"/>
          </w:tcPr>
          <w:p w14:paraId="0AC13576" w14:textId="77777777" w:rsidR="00767191" w:rsidRPr="001739A6" w:rsidRDefault="00767191" w:rsidP="00A76D49">
            <w:pPr>
              <w:jc w:val="both"/>
              <w:rPr>
                <w:rFonts w:ascii="Times New Roman" w:hAnsi="Times New Roman"/>
                <w:b w:val="0"/>
                <w:bCs/>
                <w:color w:val="000000"/>
                <w:sz w:val="24"/>
                <w:szCs w:val="24"/>
              </w:rPr>
            </w:pPr>
            <w:r w:rsidRPr="001739A6">
              <w:rPr>
                <w:rFonts w:ascii="Times New Roman" w:hAnsi="Times New Roman"/>
                <w:bCs/>
                <w:color w:val="000000"/>
                <w:sz w:val="24"/>
                <w:szCs w:val="24"/>
              </w:rPr>
              <w:t>Обязательность</w:t>
            </w:r>
          </w:p>
        </w:tc>
      </w:tr>
      <w:tr w:rsidR="00124DE9" w:rsidRPr="001739A6" w14:paraId="00896716" w14:textId="77777777" w:rsidTr="00124DE9">
        <w:tc>
          <w:tcPr>
            <w:tcW w:w="2547" w:type="dxa"/>
            <w:vAlign w:val="top"/>
          </w:tcPr>
          <w:p w14:paraId="50245716" w14:textId="250DAAF8" w:rsidR="00124DE9" w:rsidRPr="00124DE9" w:rsidRDefault="00124DE9" w:rsidP="00124DE9">
            <w:pPr>
              <w:pStyle w:val="afa"/>
              <w:ind w:firstLine="0"/>
              <w:rPr>
                <w:b/>
                <w:bCs/>
              </w:rPr>
            </w:pPr>
            <w:r w:rsidRPr="00124DE9">
              <w:rPr>
                <w:b/>
                <w:bCs/>
              </w:rPr>
              <w:t>Номер заявки</w:t>
            </w:r>
          </w:p>
        </w:tc>
        <w:tc>
          <w:tcPr>
            <w:tcW w:w="2490" w:type="dxa"/>
          </w:tcPr>
          <w:p w14:paraId="1D2DBA9D" w14:textId="07087CC2" w:rsidR="00124DE9" w:rsidRPr="00767191"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Однострочный текст</w:t>
            </w:r>
          </w:p>
        </w:tc>
        <w:tc>
          <w:tcPr>
            <w:tcW w:w="2616" w:type="dxa"/>
          </w:tcPr>
          <w:p w14:paraId="7E5CE7C8" w14:textId="6BA6D47F"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4D34E030" w14:textId="7A330AEA" w:rsidR="00124DE9"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124DE9" w:rsidRPr="001739A6" w14:paraId="6AB159F9" w14:textId="77777777" w:rsidTr="00124DE9">
        <w:tc>
          <w:tcPr>
            <w:tcW w:w="2547" w:type="dxa"/>
            <w:vAlign w:val="top"/>
          </w:tcPr>
          <w:p w14:paraId="44B110A9" w14:textId="1864A245" w:rsidR="00124DE9" w:rsidRPr="00124DE9" w:rsidRDefault="00124DE9" w:rsidP="00124DE9">
            <w:pPr>
              <w:pStyle w:val="afa"/>
              <w:ind w:firstLine="0"/>
              <w:rPr>
                <w:b/>
                <w:bCs/>
              </w:rPr>
            </w:pPr>
            <w:r w:rsidRPr="00124DE9">
              <w:rPr>
                <w:b/>
                <w:bCs/>
              </w:rPr>
              <w:t>Дата заявки</w:t>
            </w:r>
          </w:p>
        </w:tc>
        <w:tc>
          <w:tcPr>
            <w:tcW w:w="2490" w:type="dxa"/>
          </w:tcPr>
          <w:p w14:paraId="57D90D91" w14:textId="1861376E" w:rsidR="00124DE9" w:rsidRPr="00767191" w:rsidRDefault="00124DE9" w:rsidP="00124DE9">
            <w:pPr>
              <w:jc w:val="both"/>
              <w:rPr>
                <w:rFonts w:ascii="Times New Roman" w:hAnsi="Times New Roman"/>
                <w:bCs/>
                <w:color w:val="000000"/>
                <w:sz w:val="24"/>
                <w:szCs w:val="24"/>
              </w:rPr>
            </w:pPr>
            <w:proofErr w:type="spellStart"/>
            <w:r w:rsidRPr="00BF271C">
              <w:rPr>
                <w:rFonts w:ascii="Times New Roman" w:hAnsi="Times New Roman"/>
                <w:bCs/>
                <w:color w:val="000000"/>
                <w:sz w:val="24"/>
                <w:szCs w:val="24"/>
              </w:rPr>
              <w:t>Datetime</w:t>
            </w:r>
            <w:proofErr w:type="spellEnd"/>
            <w:r w:rsidRPr="00BF271C">
              <w:rPr>
                <w:rFonts w:ascii="Times New Roman" w:hAnsi="Times New Roman"/>
                <w:bCs/>
                <w:color w:val="000000"/>
                <w:sz w:val="24"/>
                <w:szCs w:val="24"/>
              </w:rPr>
              <w:t> </w:t>
            </w:r>
          </w:p>
        </w:tc>
        <w:tc>
          <w:tcPr>
            <w:tcW w:w="2616" w:type="dxa"/>
          </w:tcPr>
          <w:p w14:paraId="3CEA5C47" w14:textId="329BB88B"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05E2D927" w14:textId="1B037F25" w:rsidR="00124DE9"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124DE9" w:rsidRPr="001739A6" w14:paraId="18862A63" w14:textId="77777777" w:rsidTr="00124DE9">
        <w:tc>
          <w:tcPr>
            <w:tcW w:w="2547" w:type="dxa"/>
            <w:vAlign w:val="top"/>
          </w:tcPr>
          <w:p w14:paraId="3B0038DF" w14:textId="67B1F10E" w:rsidR="00124DE9" w:rsidRPr="00124DE9" w:rsidRDefault="00124DE9" w:rsidP="00124DE9">
            <w:pPr>
              <w:pStyle w:val="afa"/>
              <w:ind w:firstLine="0"/>
              <w:rPr>
                <w:b/>
                <w:bCs/>
              </w:rPr>
            </w:pPr>
            <w:r w:rsidRPr="00124DE9">
              <w:rPr>
                <w:b/>
                <w:bCs/>
              </w:rPr>
              <w:t>Статус заявки</w:t>
            </w:r>
          </w:p>
        </w:tc>
        <w:tc>
          <w:tcPr>
            <w:tcW w:w="2490" w:type="dxa"/>
            <w:vAlign w:val="top"/>
          </w:tcPr>
          <w:p w14:paraId="12928A92" w14:textId="7B861B72" w:rsidR="00124DE9" w:rsidRPr="00767191" w:rsidRDefault="00124DE9" w:rsidP="00124DE9">
            <w:pPr>
              <w:jc w:val="both"/>
              <w:rPr>
                <w:rFonts w:ascii="Times New Roman" w:hAnsi="Times New Roman"/>
                <w:bCs/>
                <w:color w:val="000000"/>
                <w:sz w:val="24"/>
                <w:szCs w:val="24"/>
              </w:rPr>
            </w:pPr>
            <w:r w:rsidRPr="00AA32AF">
              <w:rPr>
                <w:rFonts w:ascii="Times New Roman" w:hAnsi="Times New Roman"/>
                <w:bCs/>
                <w:color w:val="000000"/>
                <w:sz w:val="24"/>
                <w:szCs w:val="24"/>
              </w:rPr>
              <w:t>Выпадающий список</w:t>
            </w:r>
          </w:p>
        </w:tc>
        <w:tc>
          <w:tcPr>
            <w:tcW w:w="2616" w:type="dxa"/>
            <w:vAlign w:val="top"/>
          </w:tcPr>
          <w:p w14:paraId="1ADAC86D" w14:textId="5AF19A77"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5647B8B7" w14:textId="398F333F" w:rsidR="00124DE9"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124DE9" w:rsidRPr="001739A6" w14:paraId="12A2DA97" w14:textId="77777777" w:rsidTr="00124DE9">
        <w:tc>
          <w:tcPr>
            <w:tcW w:w="2547" w:type="dxa"/>
            <w:vAlign w:val="top"/>
          </w:tcPr>
          <w:p w14:paraId="626326A3" w14:textId="30798492" w:rsidR="00124DE9" w:rsidRPr="00124DE9" w:rsidRDefault="00124DE9" w:rsidP="00124DE9">
            <w:pPr>
              <w:pStyle w:val="afa"/>
              <w:ind w:firstLine="0"/>
              <w:rPr>
                <w:b/>
                <w:bCs/>
              </w:rPr>
            </w:pPr>
            <w:r w:rsidRPr="00124DE9">
              <w:rPr>
                <w:b/>
                <w:bCs/>
              </w:rPr>
              <w:t>Текстовое сопровождение статуса</w:t>
            </w:r>
          </w:p>
        </w:tc>
        <w:tc>
          <w:tcPr>
            <w:tcW w:w="2490" w:type="dxa"/>
            <w:vAlign w:val="top"/>
          </w:tcPr>
          <w:p w14:paraId="10CE22FE" w14:textId="62D7D255" w:rsidR="00124DE9" w:rsidRPr="00767191" w:rsidRDefault="00124DE9" w:rsidP="00124DE9">
            <w:pPr>
              <w:jc w:val="both"/>
              <w:rPr>
                <w:rFonts w:ascii="Times New Roman" w:hAnsi="Times New Roman"/>
                <w:bCs/>
                <w:color w:val="000000"/>
                <w:sz w:val="24"/>
                <w:szCs w:val="24"/>
              </w:rPr>
            </w:pPr>
            <w:r w:rsidRPr="00AA32AF">
              <w:rPr>
                <w:rFonts w:ascii="Times New Roman" w:hAnsi="Times New Roman"/>
                <w:bCs/>
                <w:color w:val="000000"/>
                <w:sz w:val="24"/>
                <w:szCs w:val="24"/>
              </w:rPr>
              <w:t>Выпадающий список</w:t>
            </w:r>
          </w:p>
        </w:tc>
        <w:tc>
          <w:tcPr>
            <w:tcW w:w="2616" w:type="dxa"/>
            <w:vAlign w:val="top"/>
          </w:tcPr>
          <w:p w14:paraId="4F2133B4" w14:textId="0EC41B1B"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47C95A87" w14:textId="71ABB579"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1739A6" w14:paraId="4BB4B20F" w14:textId="77777777" w:rsidTr="00124DE9">
        <w:tc>
          <w:tcPr>
            <w:tcW w:w="2547" w:type="dxa"/>
            <w:vAlign w:val="top"/>
          </w:tcPr>
          <w:p w14:paraId="18C6C8A1" w14:textId="40DFB0C0" w:rsidR="00124DE9" w:rsidRPr="00124DE9" w:rsidRDefault="00124DE9" w:rsidP="00124DE9">
            <w:pPr>
              <w:pStyle w:val="afa"/>
              <w:ind w:firstLine="0"/>
              <w:rPr>
                <w:b/>
                <w:bCs/>
              </w:rPr>
            </w:pPr>
            <w:r w:rsidRPr="00124DE9">
              <w:rPr>
                <w:b/>
                <w:bCs/>
              </w:rPr>
              <w:t>Исполнитель заявки в текущем статусе</w:t>
            </w:r>
          </w:p>
        </w:tc>
        <w:tc>
          <w:tcPr>
            <w:tcW w:w="2490" w:type="dxa"/>
            <w:vAlign w:val="top"/>
          </w:tcPr>
          <w:p w14:paraId="1D0B7CF1" w14:textId="72FE7A21" w:rsidR="00124DE9" w:rsidRPr="00767191"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Пользователь</w:t>
            </w:r>
          </w:p>
        </w:tc>
        <w:tc>
          <w:tcPr>
            <w:tcW w:w="2616" w:type="dxa"/>
            <w:vAlign w:val="top"/>
          </w:tcPr>
          <w:p w14:paraId="5CC4E2B8" w14:textId="323DC0DD"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083A9D64" w14:textId="13C85838"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1739A6" w14:paraId="3C3FBEA1" w14:textId="77777777" w:rsidTr="00124DE9">
        <w:tc>
          <w:tcPr>
            <w:tcW w:w="2547" w:type="dxa"/>
            <w:vAlign w:val="top"/>
          </w:tcPr>
          <w:p w14:paraId="0FB93808" w14:textId="608C9C2D" w:rsidR="00124DE9" w:rsidRPr="00124DE9" w:rsidRDefault="00124DE9" w:rsidP="00124DE9">
            <w:pPr>
              <w:pStyle w:val="afa"/>
              <w:ind w:firstLine="0"/>
              <w:rPr>
                <w:b/>
                <w:bCs/>
              </w:rPr>
            </w:pPr>
            <w:r w:rsidRPr="00124DE9">
              <w:rPr>
                <w:b/>
                <w:bCs/>
              </w:rPr>
              <w:t>Автор заявки</w:t>
            </w:r>
          </w:p>
        </w:tc>
        <w:tc>
          <w:tcPr>
            <w:tcW w:w="2490" w:type="dxa"/>
            <w:vAlign w:val="top"/>
          </w:tcPr>
          <w:p w14:paraId="4FA736AA" w14:textId="160768B0" w:rsidR="00124DE9" w:rsidRPr="00767191"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Пользователь</w:t>
            </w:r>
          </w:p>
        </w:tc>
        <w:tc>
          <w:tcPr>
            <w:tcW w:w="2616" w:type="dxa"/>
            <w:vAlign w:val="top"/>
          </w:tcPr>
          <w:p w14:paraId="5CE8F498" w14:textId="3547D33F"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6FFC4714" w14:textId="1F7FF147"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1739A6" w14:paraId="20D65380" w14:textId="77777777" w:rsidTr="00124DE9">
        <w:tc>
          <w:tcPr>
            <w:tcW w:w="2547" w:type="dxa"/>
            <w:vAlign w:val="top"/>
          </w:tcPr>
          <w:p w14:paraId="53697C85" w14:textId="5D124310" w:rsidR="00124DE9" w:rsidRPr="00124DE9" w:rsidRDefault="00124DE9" w:rsidP="00124DE9">
            <w:pPr>
              <w:pStyle w:val="afa"/>
              <w:ind w:firstLine="0"/>
              <w:rPr>
                <w:b/>
                <w:bCs/>
              </w:rPr>
            </w:pPr>
            <w:r w:rsidRPr="00124DE9">
              <w:rPr>
                <w:b/>
                <w:bCs/>
              </w:rPr>
              <w:t>Рекрутер</w:t>
            </w:r>
          </w:p>
        </w:tc>
        <w:tc>
          <w:tcPr>
            <w:tcW w:w="2490" w:type="dxa"/>
            <w:vAlign w:val="top"/>
          </w:tcPr>
          <w:p w14:paraId="10DAECF6" w14:textId="2D1862F8" w:rsidR="00124DE9" w:rsidRPr="00767191"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Пользователь</w:t>
            </w:r>
          </w:p>
        </w:tc>
        <w:tc>
          <w:tcPr>
            <w:tcW w:w="2616" w:type="dxa"/>
            <w:vAlign w:val="top"/>
          </w:tcPr>
          <w:p w14:paraId="39C14966" w14:textId="7C9B6E2C" w:rsidR="00124DE9" w:rsidRPr="001739A6"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47299217" w14:textId="037D081E"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1739A6" w14:paraId="3668EF73" w14:textId="77777777" w:rsidTr="00586A20">
        <w:tc>
          <w:tcPr>
            <w:tcW w:w="2547" w:type="dxa"/>
            <w:vAlign w:val="top"/>
          </w:tcPr>
          <w:p w14:paraId="2DF06CDB" w14:textId="20A3A39E" w:rsidR="00124DE9" w:rsidRPr="00124DE9" w:rsidRDefault="00124DE9" w:rsidP="00124DE9">
            <w:pPr>
              <w:pStyle w:val="afa"/>
              <w:ind w:firstLine="0"/>
              <w:rPr>
                <w:b/>
                <w:bCs/>
              </w:rPr>
            </w:pPr>
            <w:r w:rsidRPr="00124DE9">
              <w:rPr>
                <w:b/>
                <w:bCs/>
              </w:rPr>
              <w:t>Дата начала подбора</w:t>
            </w:r>
          </w:p>
        </w:tc>
        <w:tc>
          <w:tcPr>
            <w:tcW w:w="2490" w:type="dxa"/>
          </w:tcPr>
          <w:p w14:paraId="7B8CCF6B" w14:textId="23BF99C6" w:rsidR="00124DE9" w:rsidRPr="00767191" w:rsidRDefault="00124DE9" w:rsidP="00124DE9">
            <w:pPr>
              <w:jc w:val="both"/>
              <w:rPr>
                <w:rFonts w:ascii="Times New Roman" w:hAnsi="Times New Roman"/>
                <w:bCs/>
                <w:color w:val="000000"/>
                <w:sz w:val="24"/>
                <w:szCs w:val="24"/>
              </w:rPr>
            </w:pPr>
            <w:proofErr w:type="spellStart"/>
            <w:r w:rsidRPr="00BF271C">
              <w:rPr>
                <w:rFonts w:ascii="Times New Roman" w:hAnsi="Times New Roman"/>
                <w:bCs/>
                <w:color w:val="000000"/>
                <w:sz w:val="24"/>
                <w:szCs w:val="24"/>
              </w:rPr>
              <w:t>Datetime</w:t>
            </w:r>
            <w:proofErr w:type="spellEnd"/>
            <w:r w:rsidRPr="00BF271C">
              <w:rPr>
                <w:rFonts w:ascii="Times New Roman" w:hAnsi="Times New Roman"/>
                <w:bCs/>
                <w:color w:val="000000"/>
                <w:sz w:val="24"/>
                <w:szCs w:val="24"/>
              </w:rPr>
              <w:t> </w:t>
            </w:r>
          </w:p>
        </w:tc>
        <w:tc>
          <w:tcPr>
            <w:tcW w:w="2616" w:type="dxa"/>
          </w:tcPr>
          <w:p w14:paraId="63FE2F1C" w14:textId="087B1334" w:rsidR="00124DE9" w:rsidRPr="001739A6"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Автоматически</w:t>
            </w:r>
          </w:p>
        </w:tc>
        <w:tc>
          <w:tcPr>
            <w:tcW w:w="1974" w:type="dxa"/>
          </w:tcPr>
          <w:p w14:paraId="29622D19" w14:textId="749C764C" w:rsidR="00124DE9" w:rsidRDefault="00124DE9" w:rsidP="00124DE9">
            <w:pPr>
              <w:jc w:val="both"/>
              <w:rPr>
                <w:rFonts w:ascii="Times New Roman" w:hAnsi="Times New Roman"/>
                <w:bCs/>
                <w:color w:val="000000"/>
                <w:sz w:val="24"/>
                <w:szCs w:val="24"/>
              </w:rPr>
            </w:pPr>
            <w:r w:rsidRPr="00CE1A28">
              <w:rPr>
                <w:rFonts w:ascii="Times New Roman" w:hAnsi="Times New Roman"/>
                <w:bCs/>
                <w:color w:val="000000"/>
                <w:sz w:val="24"/>
                <w:szCs w:val="24"/>
              </w:rPr>
              <w:t>Да</w:t>
            </w:r>
          </w:p>
        </w:tc>
      </w:tr>
      <w:tr w:rsidR="00124DE9" w:rsidRPr="001739A6" w14:paraId="32E8CCC6" w14:textId="77777777" w:rsidTr="00124DE9">
        <w:tc>
          <w:tcPr>
            <w:tcW w:w="2547" w:type="dxa"/>
            <w:vAlign w:val="top"/>
          </w:tcPr>
          <w:p w14:paraId="1B7A1680" w14:textId="596370AF" w:rsidR="00124DE9" w:rsidRPr="00124DE9" w:rsidRDefault="00124DE9" w:rsidP="00124DE9">
            <w:pPr>
              <w:pStyle w:val="afa"/>
              <w:ind w:firstLine="0"/>
              <w:rPr>
                <w:b/>
                <w:bCs/>
              </w:rPr>
            </w:pPr>
            <w:r w:rsidRPr="00124DE9">
              <w:rPr>
                <w:b/>
                <w:bCs/>
              </w:rPr>
              <w:t>Локация</w:t>
            </w:r>
          </w:p>
        </w:tc>
        <w:tc>
          <w:tcPr>
            <w:tcW w:w="2490" w:type="dxa"/>
            <w:vAlign w:val="top"/>
          </w:tcPr>
          <w:p w14:paraId="35BDF81B" w14:textId="4D135920" w:rsidR="00124DE9" w:rsidRPr="00A76D49"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Выбор из списка</w:t>
            </w:r>
          </w:p>
        </w:tc>
        <w:tc>
          <w:tcPr>
            <w:tcW w:w="2616" w:type="dxa"/>
            <w:vAlign w:val="top"/>
          </w:tcPr>
          <w:p w14:paraId="53E3E1D9" w14:textId="7E04B096" w:rsidR="00124DE9" w:rsidRPr="001739A6"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685C2AF4" w14:textId="1CABCE33"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1739A6" w14:paraId="38329B8D" w14:textId="77777777" w:rsidTr="00124DE9">
        <w:tc>
          <w:tcPr>
            <w:tcW w:w="2547" w:type="dxa"/>
            <w:vAlign w:val="top"/>
          </w:tcPr>
          <w:p w14:paraId="2804A49E" w14:textId="443BC9C5" w:rsidR="00124DE9" w:rsidRPr="00124DE9" w:rsidRDefault="00124DE9" w:rsidP="00124DE9">
            <w:pPr>
              <w:pStyle w:val="afa"/>
              <w:ind w:firstLine="0"/>
              <w:rPr>
                <w:b/>
                <w:bCs/>
              </w:rPr>
            </w:pPr>
            <w:r w:rsidRPr="00124DE9">
              <w:rPr>
                <w:b/>
                <w:bCs/>
              </w:rPr>
              <w:t>Основание для подбора</w:t>
            </w:r>
          </w:p>
        </w:tc>
        <w:tc>
          <w:tcPr>
            <w:tcW w:w="2490" w:type="dxa"/>
            <w:vAlign w:val="top"/>
          </w:tcPr>
          <w:p w14:paraId="552C0F53" w14:textId="44B87497" w:rsidR="00124DE9" w:rsidRPr="00A76D49"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Выбор из списка</w:t>
            </w:r>
          </w:p>
        </w:tc>
        <w:tc>
          <w:tcPr>
            <w:tcW w:w="2616" w:type="dxa"/>
            <w:vAlign w:val="top"/>
          </w:tcPr>
          <w:p w14:paraId="1654B966" w14:textId="49341DA7" w:rsidR="00124DE9" w:rsidRPr="001739A6"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4B593427" w14:textId="06124CF4"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1739A6" w14:paraId="6F45A3EE" w14:textId="77777777" w:rsidTr="00124DE9">
        <w:tc>
          <w:tcPr>
            <w:tcW w:w="2547" w:type="dxa"/>
            <w:vAlign w:val="top"/>
          </w:tcPr>
          <w:p w14:paraId="088652D5" w14:textId="69BD82E9" w:rsidR="00124DE9" w:rsidRPr="00124DE9" w:rsidRDefault="00124DE9" w:rsidP="00124DE9">
            <w:pPr>
              <w:pStyle w:val="afa"/>
              <w:ind w:firstLine="0"/>
              <w:rPr>
                <w:b/>
                <w:bCs/>
              </w:rPr>
            </w:pPr>
            <w:r w:rsidRPr="00124DE9">
              <w:rPr>
                <w:b/>
                <w:bCs/>
              </w:rPr>
              <w:t>Характер работы</w:t>
            </w:r>
          </w:p>
        </w:tc>
        <w:tc>
          <w:tcPr>
            <w:tcW w:w="2490" w:type="dxa"/>
            <w:vAlign w:val="top"/>
          </w:tcPr>
          <w:p w14:paraId="24246A5B" w14:textId="26541D81" w:rsidR="00124DE9" w:rsidRPr="001739A6"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Выбор из списка</w:t>
            </w:r>
          </w:p>
        </w:tc>
        <w:tc>
          <w:tcPr>
            <w:tcW w:w="2616" w:type="dxa"/>
            <w:vAlign w:val="top"/>
          </w:tcPr>
          <w:p w14:paraId="2410E8A5" w14:textId="6F62659C" w:rsidR="00124DE9" w:rsidRPr="001739A6"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37B9D5A3" w14:textId="376D1B9A" w:rsidR="00124DE9" w:rsidRPr="001739A6"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451AC250" w14:textId="77777777" w:rsidTr="00124DE9">
        <w:tc>
          <w:tcPr>
            <w:tcW w:w="2547" w:type="dxa"/>
            <w:vAlign w:val="top"/>
          </w:tcPr>
          <w:p w14:paraId="5DAED9DF" w14:textId="110C26F9" w:rsidR="00124DE9" w:rsidRPr="00124DE9" w:rsidRDefault="00124DE9" w:rsidP="00124DE9">
            <w:pPr>
              <w:pStyle w:val="afa"/>
              <w:ind w:firstLine="0"/>
              <w:rPr>
                <w:b/>
                <w:bCs/>
              </w:rPr>
            </w:pPr>
            <w:r w:rsidRPr="00124DE9">
              <w:rPr>
                <w:b/>
                <w:bCs/>
              </w:rPr>
              <w:t>Департамент</w:t>
            </w:r>
          </w:p>
        </w:tc>
        <w:tc>
          <w:tcPr>
            <w:tcW w:w="2490" w:type="dxa"/>
            <w:vAlign w:val="top"/>
          </w:tcPr>
          <w:p w14:paraId="17E915F5" w14:textId="3621CE98" w:rsidR="00124DE9" w:rsidRPr="00CE1A28"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Отображение значения по умолчанию</w:t>
            </w:r>
          </w:p>
        </w:tc>
        <w:tc>
          <w:tcPr>
            <w:tcW w:w="2616" w:type="dxa"/>
            <w:vAlign w:val="top"/>
          </w:tcPr>
          <w:p w14:paraId="63FC1897" w14:textId="41BD78E1" w:rsidR="00124DE9" w:rsidRPr="000E6E73"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Автоматически/Ручной</w:t>
            </w:r>
          </w:p>
        </w:tc>
        <w:tc>
          <w:tcPr>
            <w:tcW w:w="1974" w:type="dxa"/>
          </w:tcPr>
          <w:p w14:paraId="594848B9" w14:textId="6FC8AF72"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155F490B" w14:textId="77777777" w:rsidTr="00124DE9">
        <w:tc>
          <w:tcPr>
            <w:tcW w:w="2547" w:type="dxa"/>
            <w:vAlign w:val="top"/>
          </w:tcPr>
          <w:p w14:paraId="2E9D607D" w14:textId="11A9D112" w:rsidR="00124DE9" w:rsidRPr="00124DE9" w:rsidRDefault="00124DE9" w:rsidP="00124DE9">
            <w:pPr>
              <w:pStyle w:val="afa"/>
              <w:ind w:firstLine="0"/>
              <w:rPr>
                <w:b/>
                <w:bCs/>
              </w:rPr>
            </w:pPr>
            <w:r w:rsidRPr="00124DE9">
              <w:rPr>
                <w:b/>
                <w:bCs/>
              </w:rPr>
              <w:lastRenderedPageBreak/>
              <w:t>Аккаунт</w:t>
            </w:r>
          </w:p>
        </w:tc>
        <w:tc>
          <w:tcPr>
            <w:tcW w:w="2490" w:type="dxa"/>
            <w:vAlign w:val="top"/>
          </w:tcPr>
          <w:p w14:paraId="668B64B0" w14:textId="3E55B5F5"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Пользователь</w:t>
            </w:r>
          </w:p>
        </w:tc>
        <w:tc>
          <w:tcPr>
            <w:tcW w:w="2616" w:type="dxa"/>
            <w:vAlign w:val="top"/>
          </w:tcPr>
          <w:p w14:paraId="0CA2A682" w14:textId="2A7E840F"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56DA7249" w14:textId="00FF93B7" w:rsidR="00124DE9" w:rsidRPr="00CE1A28"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11BB205B" w14:textId="77777777" w:rsidTr="00124DE9">
        <w:tc>
          <w:tcPr>
            <w:tcW w:w="2547" w:type="dxa"/>
            <w:vAlign w:val="top"/>
          </w:tcPr>
          <w:p w14:paraId="0381DB67" w14:textId="4AEE10B6" w:rsidR="00124DE9" w:rsidRPr="00124DE9" w:rsidRDefault="00124DE9" w:rsidP="00124DE9">
            <w:pPr>
              <w:pStyle w:val="afa"/>
              <w:ind w:firstLine="0"/>
              <w:rPr>
                <w:b/>
                <w:bCs/>
              </w:rPr>
            </w:pPr>
            <w:r w:rsidRPr="00124DE9">
              <w:rPr>
                <w:b/>
                <w:bCs/>
              </w:rPr>
              <w:t>Вакансия штатного расписания</w:t>
            </w:r>
          </w:p>
        </w:tc>
        <w:tc>
          <w:tcPr>
            <w:tcW w:w="2490" w:type="dxa"/>
            <w:vAlign w:val="top"/>
          </w:tcPr>
          <w:p w14:paraId="27CABEEF" w14:textId="2A03E40B" w:rsidR="00124DE9" w:rsidRPr="00767191"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Выбор из списка</w:t>
            </w:r>
          </w:p>
        </w:tc>
        <w:tc>
          <w:tcPr>
            <w:tcW w:w="2616" w:type="dxa"/>
            <w:vAlign w:val="top"/>
          </w:tcPr>
          <w:p w14:paraId="280B995D" w14:textId="14025132" w:rsidR="00124DE9" w:rsidRPr="001739A6"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600743A6" w14:textId="67D28B26"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2DCC46E6" w14:textId="77777777" w:rsidTr="00124DE9">
        <w:tc>
          <w:tcPr>
            <w:tcW w:w="2547" w:type="dxa"/>
            <w:vAlign w:val="top"/>
          </w:tcPr>
          <w:p w14:paraId="74308EC2" w14:textId="10C8BB6D" w:rsidR="00124DE9" w:rsidRPr="00124DE9" w:rsidRDefault="00124DE9" w:rsidP="00124DE9">
            <w:pPr>
              <w:pStyle w:val="afa"/>
              <w:ind w:firstLine="0"/>
              <w:rPr>
                <w:b/>
                <w:bCs/>
              </w:rPr>
            </w:pPr>
            <w:r w:rsidRPr="00124DE9">
              <w:rPr>
                <w:b/>
                <w:bCs/>
              </w:rPr>
              <w:t>Наименование вакансии для публикации</w:t>
            </w:r>
          </w:p>
        </w:tc>
        <w:tc>
          <w:tcPr>
            <w:tcW w:w="2490" w:type="dxa"/>
            <w:vAlign w:val="top"/>
          </w:tcPr>
          <w:p w14:paraId="05E19341" w14:textId="7FCAFE37" w:rsidR="00124DE9" w:rsidRPr="00767191"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Выбор из списка</w:t>
            </w:r>
          </w:p>
        </w:tc>
        <w:tc>
          <w:tcPr>
            <w:tcW w:w="2616" w:type="dxa"/>
            <w:vAlign w:val="top"/>
          </w:tcPr>
          <w:p w14:paraId="39DAD1F2" w14:textId="37F1A0BD" w:rsidR="00124DE9" w:rsidRPr="00C93E26" w:rsidRDefault="00124DE9" w:rsidP="00124DE9">
            <w:pPr>
              <w:jc w:val="both"/>
              <w:rPr>
                <w:lang w:eastAsia="x-none"/>
              </w:rPr>
            </w:pPr>
            <w:r>
              <w:rPr>
                <w:rFonts w:ascii="Times New Roman" w:hAnsi="Times New Roman"/>
                <w:bCs/>
                <w:color w:val="000000"/>
                <w:sz w:val="24"/>
                <w:szCs w:val="24"/>
              </w:rPr>
              <w:t>Ручной</w:t>
            </w:r>
          </w:p>
        </w:tc>
        <w:tc>
          <w:tcPr>
            <w:tcW w:w="1974" w:type="dxa"/>
          </w:tcPr>
          <w:p w14:paraId="1AB506A2" w14:textId="13312F70"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628A0E6E" w14:textId="77777777" w:rsidTr="00124DE9">
        <w:tc>
          <w:tcPr>
            <w:tcW w:w="2547" w:type="dxa"/>
            <w:vAlign w:val="top"/>
          </w:tcPr>
          <w:p w14:paraId="02B93EC5" w14:textId="65586F8B" w:rsidR="00124DE9" w:rsidRPr="00124DE9" w:rsidRDefault="00124DE9" w:rsidP="00124DE9">
            <w:pPr>
              <w:pStyle w:val="afa"/>
              <w:ind w:firstLine="0"/>
              <w:rPr>
                <w:b/>
                <w:bCs/>
              </w:rPr>
            </w:pPr>
            <w:r w:rsidRPr="00124DE9">
              <w:rPr>
                <w:b/>
                <w:bCs/>
              </w:rPr>
              <w:t>Заработная плата</w:t>
            </w:r>
          </w:p>
        </w:tc>
        <w:tc>
          <w:tcPr>
            <w:tcW w:w="2490" w:type="dxa"/>
            <w:vAlign w:val="top"/>
          </w:tcPr>
          <w:p w14:paraId="17A9C7A9" w14:textId="0CBC22AF" w:rsidR="00124DE9" w:rsidRPr="00767191"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Число</w:t>
            </w:r>
          </w:p>
        </w:tc>
        <w:tc>
          <w:tcPr>
            <w:tcW w:w="2616" w:type="dxa"/>
            <w:vAlign w:val="top"/>
          </w:tcPr>
          <w:p w14:paraId="675D6BCC" w14:textId="4BB047A1" w:rsidR="00124DE9" w:rsidRPr="00C93E26" w:rsidRDefault="00124DE9" w:rsidP="00124DE9">
            <w:pPr>
              <w:jc w:val="both"/>
              <w:rPr>
                <w:lang w:eastAsia="x-none"/>
              </w:rPr>
            </w:pPr>
            <w:r>
              <w:rPr>
                <w:rFonts w:ascii="Times New Roman" w:hAnsi="Times New Roman"/>
                <w:bCs/>
                <w:color w:val="000000"/>
                <w:sz w:val="24"/>
                <w:szCs w:val="24"/>
              </w:rPr>
              <w:t>Ручной</w:t>
            </w:r>
          </w:p>
        </w:tc>
        <w:tc>
          <w:tcPr>
            <w:tcW w:w="1974" w:type="dxa"/>
          </w:tcPr>
          <w:p w14:paraId="05FD53F2" w14:textId="60F59994"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6F6AF0FF" w14:textId="77777777" w:rsidTr="00124DE9">
        <w:tc>
          <w:tcPr>
            <w:tcW w:w="2547" w:type="dxa"/>
            <w:vAlign w:val="top"/>
          </w:tcPr>
          <w:p w14:paraId="464B7845" w14:textId="74AC4DE3" w:rsidR="00124DE9" w:rsidRPr="00124DE9" w:rsidRDefault="00124DE9" w:rsidP="00124DE9">
            <w:pPr>
              <w:pStyle w:val="afa"/>
              <w:ind w:firstLine="0"/>
              <w:rPr>
                <w:b/>
                <w:bCs/>
              </w:rPr>
            </w:pPr>
            <w:r w:rsidRPr="00124DE9">
              <w:rPr>
                <w:b/>
                <w:bCs/>
              </w:rPr>
              <w:t>Количество вакансий</w:t>
            </w:r>
          </w:p>
        </w:tc>
        <w:tc>
          <w:tcPr>
            <w:tcW w:w="2490" w:type="dxa"/>
            <w:vAlign w:val="top"/>
          </w:tcPr>
          <w:p w14:paraId="5851BA71" w14:textId="1134E2FF" w:rsidR="00124DE9" w:rsidRPr="00767191"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Число</w:t>
            </w:r>
          </w:p>
        </w:tc>
        <w:tc>
          <w:tcPr>
            <w:tcW w:w="2616" w:type="dxa"/>
            <w:vAlign w:val="top"/>
          </w:tcPr>
          <w:p w14:paraId="526A76EA" w14:textId="44B8C494" w:rsidR="00124DE9" w:rsidRPr="00C93E26" w:rsidRDefault="00124DE9" w:rsidP="00124DE9">
            <w:pPr>
              <w:jc w:val="both"/>
              <w:rPr>
                <w:lang w:eastAsia="x-none"/>
              </w:rPr>
            </w:pPr>
            <w:r>
              <w:rPr>
                <w:rFonts w:ascii="Times New Roman" w:hAnsi="Times New Roman"/>
                <w:bCs/>
                <w:color w:val="000000"/>
                <w:sz w:val="24"/>
                <w:szCs w:val="24"/>
              </w:rPr>
              <w:t>Ручной</w:t>
            </w:r>
          </w:p>
        </w:tc>
        <w:tc>
          <w:tcPr>
            <w:tcW w:w="1974" w:type="dxa"/>
          </w:tcPr>
          <w:p w14:paraId="5960BE22" w14:textId="49119DF4"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124DE9" w:rsidRPr="00CE1A28" w14:paraId="2609D36B" w14:textId="77777777" w:rsidTr="00124DE9">
        <w:tc>
          <w:tcPr>
            <w:tcW w:w="2547" w:type="dxa"/>
            <w:vAlign w:val="top"/>
          </w:tcPr>
          <w:p w14:paraId="157CE0DF" w14:textId="62006871" w:rsidR="00124DE9" w:rsidRPr="00124DE9" w:rsidRDefault="00124DE9" w:rsidP="00124DE9">
            <w:pPr>
              <w:pStyle w:val="afa"/>
              <w:ind w:firstLine="0"/>
              <w:rPr>
                <w:b/>
                <w:bCs/>
              </w:rPr>
            </w:pPr>
            <w:r w:rsidRPr="00124DE9">
              <w:rPr>
                <w:b/>
                <w:bCs/>
              </w:rPr>
              <w:t>Обоснование</w:t>
            </w:r>
          </w:p>
        </w:tc>
        <w:tc>
          <w:tcPr>
            <w:tcW w:w="2490" w:type="dxa"/>
            <w:vAlign w:val="top"/>
          </w:tcPr>
          <w:p w14:paraId="72CB8142" w14:textId="44B39636" w:rsidR="00124DE9" w:rsidRPr="00767191"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Однострочный текст</w:t>
            </w:r>
          </w:p>
        </w:tc>
        <w:tc>
          <w:tcPr>
            <w:tcW w:w="2616" w:type="dxa"/>
            <w:vAlign w:val="top"/>
          </w:tcPr>
          <w:p w14:paraId="042AAE4D" w14:textId="7F5A3A7A" w:rsidR="00124DE9" w:rsidRPr="00C93E26" w:rsidRDefault="00124DE9" w:rsidP="00124DE9">
            <w:pPr>
              <w:jc w:val="both"/>
              <w:rPr>
                <w:lang w:eastAsia="x-none"/>
              </w:rPr>
            </w:pPr>
            <w:r>
              <w:rPr>
                <w:rFonts w:ascii="Times New Roman" w:hAnsi="Times New Roman"/>
                <w:bCs/>
                <w:color w:val="000000"/>
                <w:sz w:val="24"/>
                <w:szCs w:val="24"/>
              </w:rPr>
              <w:t>Ручной</w:t>
            </w:r>
          </w:p>
        </w:tc>
        <w:tc>
          <w:tcPr>
            <w:tcW w:w="1974" w:type="dxa"/>
          </w:tcPr>
          <w:p w14:paraId="746D740C" w14:textId="18FD0648"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124DE9" w:rsidRPr="00CE1A28" w14:paraId="22EAD6ED" w14:textId="77777777" w:rsidTr="00124DE9">
        <w:tc>
          <w:tcPr>
            <w:tcW w:w="2547" w:type="dxa"/>
            <w:vAlign w:val="top"/>
          </w:tcPr>
          <w:p w14:paraId="4E94033D" w14:textId="26440AC8" w:rsidR="00124DE9" w:rsidRPr="00124DE9" w:rsidRDefault="00124DE9" w:rsidP="00124DE9">
            <w:pPr>
              <w:pStyle w:val="afa"/>
              <w:ind w:firstLine="0"/>
              <w:rPr>
                <w:b/>
                <w:bCs/>
              </w:rPr>
            </w:pPr>
            <w:r w:rsidRPr="00124DE9">
              <w:rPr>
                <w:b/>
                <w:bCs/>
              </w:rPr>
              <w:t>Проект</w:t>
            </w:r>
          </w:p>
        </w:tc>
        <w:tc>
          <w:tcPr>
            <w:tcW w:w="2490" w:type="dxa"/>
            <w:vAlign w:val="top"/>
          </w:tcPr>
          <w:p w14:paraId="1F4D1BBF" w14:textId="1B5E557A" w:rsidR="00124DE9" w:rsidRPr="00767191" w:rsidRDefault="00124DE9" w:rsidP="00124DE9">
            <w:pPr>
              <w:jc w:val="both"/>
              <w:rPr>
                <w:rFonts w:ascii="Times New Roman" w:hAnsi="Times New Roman"/>
                <w:bCs/>
                <w:color w:val="000000"/>
                <w:sz w:val="24"/>
                <w:szCs w:val="24"/>
              </w:rPr>
            </w:pPr>
            <w:r w:rsidRPr="00767191">
              <w:rPr>
                <w:rFonts w:ascii="Times New Roman" w:hAnsi="Times New Roman"/>
                <w:bCs/>
                <w:color w:val="000000"/>
                <w:sz w:val="24"/>
                <w:szCs w:val="24"/>
              </w:rPr>
              <w:t>Однострочный текст</w:t>
            </w:r>
          </w:p>
        </w:tc>
        <w:tc>
          <w:tcPr>
            <w:tcW w:w="2616" w:type="dxa"/>
            <w:vAlign w:val="top"/>
          </w:tcPr>
          <w:p w14:paraId="6C2E2708" w14:textId="43825CEC" w:rsidR="00124DE9" w:rsidRPr="00C93E26" w:rsidRDefault="00124DE9" w:rsidP="00124DE9">
            <w:pPr>
              <w:jc w:val="both"/>
              <w:rPr>
                <w:lang w:eastAsia="x-none"/>
              </w:rPr>
            </w:pPr>
            <w:r>
              <w:rPr>
                <w:rFonts w:ascii="Times New Roman" w:hAnsi="Times New Roman"/>
                <w:bCs/>
                <w:color w:val="000000"/>
                <w:sz w:val="24"/>
                <w:szCs w:val="24"/>
              </w:rPr>
              <w:t>Ручной</w:t>
            </w:r>
          </w:p>
        </w:tc>
        <w:tc>
          <w:tcPr>
            <w:tcW w:w="1974" w:type="dxa"/>
          </w:tcPr>
          <w:p w14:paraId="419C4409" w14:textId="25C5C62A" w:rsidR="00124DE9" w:rsidRDefault="00124DE9" w:rsidP="00124DE9">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0C0598" w:rsidRPr="00CE1A28" w14:paraId="4F2F4608" w14:textId="77777777" w:rsidTr="00124DE9">
        <w:tc>
          <w:tcPr>
            <w:tcW w:w="2547" w:type="dxa"/>
            <w:vAlign w:val="top"/>
          </w:tcPr>
          <w:p w14:paraId="5617447B" w14:textId="69C7F9CB" w:rsidR="000C0598" w:rsidRPr="000C0598" w:rsidRDefault="000C0598" w:rsidP="000C0598">
            <w:pPr>
              <w:pStyle w:val="afa"/>
              <w:ind w:firstLine="0"/>
              <w:jc w:val="left"/>
              <w:rPr>
                <w:b/>
                <w:bCs/>
              </w:rPr>
            </w:pPr>
            <w:r w:rsidRPr="000C0598">
              <w:rPr>
                <w:b/>
                <w:bCs/>
              </w:rPr>
              <w:t>Образование</w:t>
            </w:r>
          </w:p>
        </w:tc>
        <w:tc>
          <w:tcPr>
            <w:tcW w:w="2490" w:type="dxa"/>
            <w:vAlign w:val="top"/>
          </w:tcPr>
          <w:p w14:paraId="55AB12A0" w14:textId="37C6BDE2" w:rsidR="000C0598" w:rsidRPr="00767191"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Выбор из списка</w:t>
            </w:r>
          </w:p>
        </w:tc>
        <w:tc>
          <w:tcPr>
            <w:tcW w:w="2616" w:type="dxa"/>
            <w:vAlign w:val="top"/>
          </w:tcPr>
          <w:p w14:paraId="1EF66C34" w14:textId="4E4CDCBE"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6EA1C5D4" w14:textId="54CE1ED6"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20BD0D22" w14:textId="77777777" w:rsidTr="00124DE9">
        <w:tc>
          <w:tcPr>
            <w:tcW w:w="2547" w:type="dxa"/>
            <w:vAlign w:val="top"/>
          </w:tcPr>
          <w:p w14:paraId="31E84A6D" w14:textId="70A1FDD5"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Основные навыки</w:t>
            </w:r>
          </w:p>
        </w:tc>
        <w:tc>
          <w:tcPr>
            <w:tcW w:w="2490" w:type="dxa"/>
            <w:vAlign w:val="top"/>
          </w:tcPr>
          <w:p w14:paraId="377C1542" w14:textId="1193D974" w:rsidR="000C0598" w:rsidRPr="00767191"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Выбор из списка (множественный выбор)</w:t>
            </w:r>
          </w:p>
        </w:tc>
        <w:tc>
          <w:tcPr>
            <w:tcW w:w="2616" w:type="dxa"/>
            <w:vAlign w:val="top"/>
          </w:tcPr>
          <w:p w14:paraId="2E4860C4" w14:textId="75BD35CB"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29B5063D" w14:textId="4CC76AF8"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192626B3" w14:textId="77777777" w:rsidTr="00124DE9">
        <w:tc>
          <w:tcPr>
            <w:tcW w:w="2547" w:type="dxa"/>
            <w:vAlign w:val="top"/>
          </w:tcPr>
          <w:p w14:paraId="7C3A038C" w14:textId="4AE459C1"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Дополнительный навыки</w:t>
            </w:r>
          </w:p>
        </w:tc>
        <w:tc>
          <w:tcPr>
            <w:tcW w:w="2490" w:type="dxa"/>
            <w:vAlign w:val="top"/>
          </w:tcPr>
          <w:p w14:paraId="58A7149C" w14:textId="78893E11"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Однострочный текст</w:t>
            </w:r>
          </w:p>
        </w:tc>
        <w:tc>
          <w:tcPr>
            <w:tcW w:w="2616" w:type="dxa"/>
            <w:vAlign w:val="top"/>
          </w:tcPr>
          <w:p w14:paraId="1CCE7D2A" w14:textId="76C5A59A"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38A47B97" w14:textId="59B8F24A"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0C0598" w:rsidRPr="00CE1A28" w14:paraId="36506D93" w14:textId="77777777" w:rsidTr="00124DE9">
        <w:tc>
          <w:tcPr>
            <w:tcW w:w="2547" w:type="dxa"/>
            <w:vAlign w:val="top"/>
          </w:tcPr>
          <w:p w14:paraId="6550D289" w14:textId="2D6A0F3E"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Количество лет</w:t>
            </w:r>
          </w:p>
        </w:tc>
        <w:tc>
          <w:tcPr>
            <w:tcW w:w="2490" w:type="dxa"/>
            <w:vAlign w:val="top"/>
          </w:tcPr>
          <w:p w14:paraId="68A9B473" w14:textId="58D776B1"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Число</w:t>
            </w:r>
          </w:p>
        </w:tc>
        <w:tc>
          <w:tcPr>
            <w:tcW w:w="2616" w:type="dxa"/>
            <w:vAlign w:val="top"/>
          </w:tcPr>
          <w:p w14:paraId="517C8215" w14:textId="4EA497F1"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30974575" w14:textId="0CADFB42"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0C958051" w14:textId="77777777" w:rsidTr="00124DE9">
        <w:tc>
          <w:tcPr>
            <w:tcW w:w="2547" w:type="dxa"/>
            <w:vAlign w:val="top"/>
          </w:tcPr>
          <w:p w14:paraId="319C1DA0" w14:textId="3150B591"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Требуемый опыт</w:t>
            </w:r>
          </w:p>
        </w:tc>
        <w:tc>
          <w:tcPr>
            <w:tcW w:w="2490" w:type="dxa"/>
            <w:vAlign w:val="top"/>
          </w:tcPr>
          <w:p w14:paraId="4D2949B5" w14:textId="00524004"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Однострочный текст</w:t>
            </w:r>
          </w:p>
        </w:tc>
        <w:tc>
          <w:tcPr>
            <w:tcW w:w="2616" w:type="dxa"/>
            <w:vAlign w:val="top"/>
          </w:tcPr>
          <w:p w14:paraId="43FD82A4" w14:textId="1B65D9F6"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6F8997E8" w14:textId="7AC8493D"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10637441" w14:textId="77777777" w:rsidTr="00124DE9">
        <w:tc>
          <w:tcPr>
            <w:tcW w:w="2547" w:type="dxa"/>
            <w:vAlign w:val="top"/>
          </w:tcPr>
          <w:p w14:paraId="27BBC918" w14:textId="23D62B5F"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Должностные обязанности</w:t>
            </w:r>
          </w:p>
        </w:tc>
        <w:tc>
          <w:tcPr>
            <w:tcW w:w="2490" w:type="dxa"/>
            <w:vAlign w:val="top"/>
          </w:tcPr>
          <w:p w14:paraId="6A1E5E01" w14:textId="6A4AAFBB"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Многострочный текст</w:t>
            </w:r>
          </w:p>
        </w:tc>
        <w:tc>
          <w:tcPr>
            <w:tcW w:w="2616" w:type="dxa"/>
            <w:vAlign w:val="top"/>
          </w:tcPr>
          <w:p w14:paraId="2A0946B9" w14:textId="2D676AF1"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40EAF26F" w14:textId="63FDB774"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0C0598" w:rsidRPr="00CE1A28" w14:paraId="6608508F" w14:textId="77777777" w:rsidTr="00124DE9">
        <w:tc>
          <w:tcPr>
            <w:tcW w:w="2547" w:type="dxa"/>
            <w:vAlign w:val="top"/>
          </w:tcPr>
          <w:p w14:paraId="4E0D844C" w14:textId="01239728"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График работы</w:t>
            </w:r>
          </w:p>
        </w:tc>
        <w:tc>
          <w:tcPr>
            <w:tcW w:w="2490" w:type="dxa"/>
            <w:vAlign w:val="top"/>
          </w:tcPr>
          <w:p w14:paraId="77993F62" w14:textId="4D6A7A80"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Выбор из списка</w:t>
            </w:r>
          </w:p>
        </w:tc>
        <w:tc>
          <w:tcPr>
            <w:tcW w:w="2616" w:type="dxa"/>
            <w:vAlign w:val="top"/>
          </w:tcPr>
          <w:p w14:paraId="4D218265" w14:textId="42835293"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199436D5" w14:textId="7F26CC82"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0824678D" w14:textId="77777777" w:rsidTr="00124DE9">
        <w:tc>
          <w:tcPr>
            <w:tcW w:w="2547" w:type="dxa"/>
            <w:vAlign w:val="top"/>
          </w:tcPr>
          <w:p w14:paraId="3898BC04" w14:textId="21259DEB"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Занятость</w:t>
            </w:r>
          </w:p>
        </w:tc>
        <w:tc>
          <w:tcPr>
            <w:tcW w:w="2490" w:type="dxa"/>
            <w:vAlign w:val="top"/>
          </w:tcPr>
          <w:p w14:paraId="5671BC25" w14:textId="3B27F6C5"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Выбор из списка</w:t>
            </w:r>
          </w:p>
        </w:tc>
        <w:tc>
          <w:tcPr>
            <w:tcW w:w="2616" w:type="dxa"/>
            <w:vAlign w:val="top"/>
          </w:tcPr>
          <w:p w14:paraId="644BB759" w14:textId="4303B5BB"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47C5BE5A" w14:textId="73CB84E6"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44EED410" w14:textId="77777777" w:rsidTr="00124DE9">
        <w:tc>
          <w:tcPr>
            <w:tcW w:w="2547" w:type="dxa"/>
            <w:vAlign w:val="top"/>
          </w:tcPr>
          <w:p w14:paraId="5BD0A73B" w14:textId="3FDB58FD"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Испытательный срок (месяцах)</w:t>
            </w:r>
          </w:p>
        </w:tc>
        <w:tc>
          <w:tcPr>
            <w:tcW w:w="2490" w:type="dxa"/>
            <w:vAlign w:val="top"/>
          </w:tcPr>
          <w:p w14:paraId="6EAC7812" w14:textId="5CF1BEBF"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Число</w:t>
            </w:r>
          </w:p>
        </w:tc>
        <w:tc>
          <w:tcPr>
            <w:tcW w:w="2616" w:type="dxa"/>
            <w:vAlign w:val="top"/>
          </w:tcPr>
          <w:p w14:paraId="69872B1F" w14:textId="005FA918"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018E235A" w14:textId="2BF23E70"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0C0598" w:rsidRPr="00CE1A28" w14:paraId="7059012A" w14:textId="77777777" w:rsidTr="00124DE9">
        <w:tc>
          <w:tcPr>
            <w:tcW w:w="2547" w:type="dxa"/>
            <w:vAlign w:val="top"/>
          </w:tcPr>
          <w:p w14:paraId="46F3929F" w14:textId="567E4240" w:rsidR="000C0598" w:rsidRPr="000C0598" w:rsidRDefault="000C0598" w:rsidP="000C0598">
            <w:pPr>
              <w:jc w:val="both"/>
              <w:rPr>
                <w:rFonts w:ascii="Times New Roman" w:hAnsi="Times New Roman"/>
                <w:b/>
                <w:bCs/>
                <w:color w:val="000000"/>
                <w:sz w:val="24"/>
                <w:szCs w:val="24"/>
              </w:rPr>
            </w:pPr>
            <w:r w:rsidRPr="000C0598">
              <w:rPr>
                <w:rFonts w:ascii="Times New Roman" w:hAnsi="Times New Roman"/>
                <w:b/>
                <w:bCs/>
                <w:color w:val="000000"/>
                <w:sz w:val="24"/>
                <w:szCs w:val="24"/>
              </w:rPr>
              <w:t>Наличие премирования</w:t>
            </w:r>
          </w:p>
        </w:tc>
        <w:tc>
          <w:tcPr>
            <w:tcW w:w="2490" w:type="dxa"/>
            <w:vAlign w:val="top"/>
          </w:tcPr>
          <w:p w14:paraId="094CAB9E" w14:textId="44C06E76" w:rsidR="000C0598" w:rsidRPr="000C0598" w:rsidRDefault="000C0598" w:rsidP="000C0598">
            <w:pPr>
              <w:jc w:val="both"/>
              <w:rPr>
                <w:rFonts w:ascii="Times New Roman" w:hAnsi="Times New Roman"/>
                <w:bCs/>
                <w:color w:val="000000"/>
                <w:sz w:val="24"/>
                <w:szCs w:val="24"/>
              </w:rPr>
            </w:pPr>
            <w:r w:rsidRPr="000C0598">
              <w:rPr>
                <w:rFonts w:ascii="Times New Roman" w:hAnsi="Times New Roman"/>
                <w:bCs/>
                <w:color w:val="000000"/>
                <w:sz w:val="24"/>
                <w:szCs w:val="24"/>
              </w:rPr>
              <w:t>Выбор из списка</w:t>
            </w:r>
          </w:p>
        </w:tc>
        <w:tc>
          <w:tcPr>
            <w:tcW w:w="2616" w:type="dxa"/>
            <w:vAlign w:val="top"/>
          </w:tcPr>
          <w:p w14:paraId="5D60754F" w14:textId="1D32E6BF" w:rsidR="000C0598" w:rsidRPr="00C93E26" w:rsidRDefault="000C0598" w:rsidP="000C0598">
            <w:pPr>
              <w:jc w:val="both"/>
              <w:rPr>
                <w:lang w:eastAsia="x-none"/>
              </w:rPr>
            </w:pPr>
            <w:r>
              <w:rPr>
                <w:rFonts w:ascii="Times New Roman" w:hAnsi="Times New Roman"/>
                <w:bCs/>
                <w:color w:val="000000"/>
                <w:sz w:val="24"/>
                <w:szCs w:val="24"/>
              </w:rPr>
              <w:t>Ручной</w:t>
            </w:r>
          </w:p>
        </w:tc>
        <w:tc>
          <w:tcPr>
            <w:tcW w:w="1974" w:type="dxa"/>
          </w:tcPr>
          <w:p w14:paraId="58813848" w14:textId="73ECCB9A" w:rsidR="000C0598" w:rsidRDefault="000C0598" w:rsidP="000C0598">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D96E33" w:rsidRPr="00CE1A28" w14:paraId="7F8017B9" w14:textId="77777777" w:rsidTr="00124DE9">
        <w:tc>
          <w:tcPr>
            <w:tcW w:w="2547" w:type="dxa"/>
            <w:vAlign w:val="top"/>
          </w:tcPr>
          <w:p w14:paraId="46009C91" w14:textId="094293ED" w:rsidR="00D96E33" w:rsidRPr="00D96E33" w:rsidRDefault="00D96E33" w:rsidP="00D96E33">
            <w:pPr>
              <w:pStyle w:val="afa"/>
              <w:ind w:firstLine="0"/>
              <w:rPr>
                <w:b/>
                <w:bCs/>
              </w:rPr>
            </w:pPr>
            <w:r w:rsidRPr="00D96E33">
              <w:rPr>
                <w:b/>
                <w:bCs/>
              </w:rPr>
              <w:t>Сложность</w:t>
            </w:r>
          </w:p>
        </w:tc>
        <w:tc>
          <w:tcPr>
            <w:tcW w:w="2490" w:type="dxa"/>
            <w:vAlign w:val="top"/>
          </w:tcPr>
          <w:p w14:paraId="208349F5" w14:textId="5A31B247"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Число</w:t>
            </w:r>
          </w:p>
        </w:tc>
        <w:tc>
          <w:tcPr>
            <w:tcW w:w="2616" w:type="dxa"/>
            <w:vAlign w:val="top"/>
          </w:tcPr>
          <w:p w14:paraId="67B90954" w14:textId="548C2043" w:rsidR="00D96E33" w:rsidRPr="005219EF"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40A7C6BD" w14:textId="1226EE31"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D96E33" w:rsidRPr="00CE1A28" w14:paraId="4CA65081" w14:textId="77777777" w:rsidTr="00124DE9">
        <w:tc>
          <w:tcPr>
            <w:tcW w:w="2547" w:type="dxa"/>
            <w:vAlign w:val="top"/>
          </w:tcPr>
          <w:p w14:paraId="44420E24" w14:textId="41E05E89" w:rsidR="00D96E33" w:rsidRPr="00D96E33" w:rsidRDefault="00D96E33" w:rsidP="00D96E33">
            <w:pPr>
              <w:pStyle w:val="afa"/>
              <w:ind w:firstLine="0"/>
              <w:rPr>
                <w:b/>
                <w:bCs/>
              </w:rPr>
            </w:pPr>
            <w:r w:rsidRPr="00D96E33">
              <w:rPr>
                <w:b/>
                <w:bCs/>
              </w:rPr>
              <w:t>Приоритет</w:t>
            </w:r>
          </w:p>
        </w:tc>
        <w:tc>
          <w:tcPr>
            <w:tcW w:w="2490" w:type="dxa"/>
            <w:vAlign w:val="top"/>
          </w:tcPr>
          <w:p w14:paraId="35255093" w14:textId="579791CC"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Выбор из списка</w:t>
            </w:r>
          </w:p>
        </w:tc>
        <w:tc>
          <w:tcPr>
            <w:tcW w:w="2616" w:type="dxa"/>
            <w:vAlign w:val="top"/>
          </w:tcPr>
          <w:p w14:paraId="7390D48A" w14:textId="1EBE969D" w:rsidR="00D96E33" w:rsidRPr="005219EF"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1636BABB" w14:textId="7BCF6C62"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D96E33" w:rsidRPr="00CE1A28" w14:paraId="0BBCCF47" w14:textId="77777777" w:rsidTr="00124DE9">
        <w:tc>
          <w:tcPr>
            <w:tcW w:w="2547" w:type="dxa"/>
            <w:vAlign w:val="top"/>
          </w:tcPr>
          <w:p w14:paraId="1838A6DA" w14:textId="45535E1C" w:rsidR="00D96E33" w:rsidRPr="00D96E33" w:rsidRDefault="00D96E33" w:rsidP="00D96E33">
            <w:pPr>
              <w:pStyle w:val="afa"/>
              <w:ind w:firstLine="0"/>
              <w:rPr>
                <w:b/>
                <w:bCs/>
              </w:rPr>
            </w:pPr>
            <w:r>
              <w:rPr>
                <w:b/>
                <w:bCs/>
              </w:rPr>
              <w:t>Главный р</w:t>
            </w:r>
            <w:r w:rsidRPr="00D96E33">
              <w:rPr>
                <w:b/>
                <w:bCs/>
              </w:rPr>
              <w:t xml:space="preserve">екрутер </w:t>
            </w:r>
          </w:p>
        </w:tc>
        <w:tc>
          <w:tcPr>
            <w:tcW w:w="2490" w:type="dxa"/>
            <w:vAlign w:val="top"/>
          </w:tcPr>
          <w:p w14:paraId="5065C000" w14:textId="44335D4C"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Пользователь</w:t>
            </w:r>
          </w:p>
        </w:tc>
        <w:tc>
          <w:tcPr>
            <w:tcW w:w="2616" w:type="dxa"/>
            <w:vAlign w:val="top"/>
          </w:tcPr>
          <w:p w14:paraId="6A83B2CA" w14:textId="1A152BC0"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Автоматически</w:t>
            </w:r>
          </w:p>
        </w:tc>
        <w:tc>
          <w:tcPr>
            <w:tcW w:w="1974" w:type="dxa"/>
          </w:tcPr>
          <w:p w14:paraId="596ED3B6" w14:textId="7C75D376"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D96E33" w:rsidRPr="00CE1A28" w14:paraId="2C08B55A" w14:textId="77777777" w:rsidTr="00124DE9">
        <w:tc>
          <w:tcPr>
            <w:tcW w:w="2547" w:type="dxa"/>
            <w:vAlign w:val="top"/>
          </w:tcPr>
          <w:p w14:paraId="311BF462" w14:textId="68DD0597" w:rsidR="00D96E33" w:rsidRPr="00D96E33" w:rsidRDefault="00D96E33" w:rsidP="00D96E33">
            <w:pPr>
              <w:pStyle w:val="afa"/>
              <w:ind w:firstLine="0"/>
              <w:rPr>
                <w:b/>
                <w:bCs/>
              </w:rPr>
            </w:pPr>
            <w:r w:rsidRPr="00D96E33">
              <w:rPr>
                <w:b/>
                <w:bCs/>
              </w:rPr>
              <w:t>Номер вакансии из свободного бюджета</w:t>
            </w:r>
          </w:p>
        </w:tc>
        <w:tc>
          <w:tcPr>
            <w:tcW w:w="2490" w:type="dxa"/>
            <w:vAlign w:val="top"/>
          </w:tcPr>
          <w:p w14:paraId="187B2115" w14:textId="022C6BB2"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Выбор из списка</w:t>
            </w:r>
          </w:p>
        </w:tc>
        <w:tc>
          <w:tcPr>
            <w:tcW w:w="2616" w:type="dxa"/>
            <w:vAlign w:val="top"/>
          </w:tcPr>
          <w:p w14:paraId="46B0CF10" w14:textId="7D0264CF" w:rsidR="00D96E33" w:rsidRPr="005219EF"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080467A4" w14:textId="21FACA6F"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D96E33" w:rsidRPr="00CE1A28" w14:paraId="6268DD1E" w14:textId="77777777" w:rsidTr="00124DE9">
        <w:tc>
          <w:tcPr>
            <w:tcW w:w="2547" w:type="dxa"/>
            <w:vAlign w:val="top"/>
          </w:tcPr>
          <w:p w14:paraId="5A687D67" w14:textId="2376D12A" w:rsidR="00D96E33" w:rsidRPr="00D96E33" w:rsidRDefault="00D96E33" w:rsidP="00D96E33">
            <w:pPr>
              <w:pStyle w:val="afa"/>
              <w:ind w:firstLine="0"/>
              <w:rPr>
                <w:b/>
                <w:bCs/>
              </w:rPr>
            </w:pPr>
            <w:r w:rsidRPr="00D96E33">
              <w:rPr>
                <w:b/>
                <w:bCs/>
              </w:rPr>
              <w:t>HR партнер</w:t>
            </w:r>
          </w:p>
        </w:tc>
        <w:tc>
          <w:tcPr>
            <w:tcW w:w="2490" w:type="dxa"/>
            <w:vAlign w:val="top"/>
          </w:tcPr>
          <w:p w14:paraId="759FCC41" w14:textId="2042ECEF"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Однострочный текст</w:t>
            </w:r>
          </w:p>
        </w:tc>
        <w:tc>
          <w:tcPr>
            <w:tcW w:w="2616" w:type="dxa"/>
            <w:vAlign w:val="top"/>
          </w:tcPr>
          <w:p w14:paraId="0E6BD2C7" w14:textId="5FE24E76" w:rsidR="00D96E33" w:rsidRPr="005219EF"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Ручной</w:t>
            </w:r>
          </w:p>
        </w:tc>
        <w:tc>
          <w:tcPr>
            <w:tcW w:w="1974" w:type="dxa"/>
          </w:tcPr>
          <w:p w14:paraId="5981C4D4" w14:textId="54B42DA2"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D96E33" w:rsidRPr="00CE1A28" w14:paraId="4FEB541C" w14:textId="77777777" w:rsidTr="00124DE9">
        <w:tc>
          <w:tcPr>
            <w:tcW w:w="2547" w:type="dxa"/>
            <w:vAlign w:val="top"/>
          </w:tcPr>
          <w:p w14:paraId="7A609FDC" w14:textId="04140DBD" w:rsidR="00D96E33" w:rsidRPr="00D96E33" w:rsidRDefault="00D96E33" w:rsidP="00D96E33">
            <w:pPr>
              <w:pStyle w:val="afa"/>
              <w:ind w:firstLine="0"/>
              <w:rPr>
                <w:b/>
                <w:bCs/>
              </w:rPr>
            </w:pPr>
            <w:r w:rsidRPr="00D96E33">
              <w:rPr>
                <w:b/>
                <w:bCs/>
              </w:rPr>
              <w:lastRenderedPageBreak/>
              <w:t>Текущий статус для Аккаунта</w:t>
            </w:r>
          </w:p>
        </w:tc>
        <w:tc>
          <w:tcPr>
            <w:tcW w:w="2490" w:type="dxa"/>
            <w:vAlign w:val="top"/>
          </w:tcPr>
          <w:p w14:paraId="67E1C4F1" w14:textId="56C50328"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Однострочный текст</w:t>
            </w:r>
          </w:p>
        </w:tc>
        <w:tc>
          <w:tcPr>
            <w:tcW w:w="2616" w:type="dxa"/>
            <w:vAlign w:val="top"/>
          </w:tcPr>
          <w:p w14:paraId="5B4D326F" w14:textId="4BA9E3C0" w:rsidR="00D96E33" w:rsidRPr="005219EF" w:rsidRDefault="005219EF" w:rsidP="00D96E33">
            <w:pPr>
              <w:jc w:val="both"/>
              <w:rPr>
                <w:rFonts w:ascii="Times New Roman" w:hAnsi="Times New Roman"/>
                <w:bCs/>
                <w:color w:val="000000"/>
                <w:sz w:val="24"/>
                <w:szCs w:val="24"/>
              </w:rPr>
            </w:pPr>
            <w:r w:rsidRPr="005219EF">
              <w:rPr>
                <w:rFonts w:ascii="Times New Roman" w:hAnsi="Times New Roman"/>
                <w:bCs/>
                <w:color w:val="000000"/>
                <w:sz w:val="24"/>
                <w:szCs w:val="24"/>
              </w:rPr>
              <w:t>Ручной</w:t>
            </w:r>
          </w:p>
        </w:tc>
        <w:tc>
          <w:tcPr>
            <w:tcW w:w="1974" w:type="dxa"/>
          </w:tcPr>
          <w:p w14:paraId="3B94A0D8" w14:textId="2136FE29" w:rsidR="00D96E33" w:rsidRDefault="005219EF" w:rsidP="00D96E33">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D96E33" w:rsidRPr="00CE1A28" w14:paraId="244E0A85" w14:textId="77777777" w:rsidTr="00124DE9">
        <w:tc>
          <w:tcPr>
            <w:tcW w:w="2547" w:type="dxa"/>
            <w:vAlign w:val="top"/>
          </w:tcPr>
          <w:p w14:paraId="6D6A1761" w14:textId="5C9A708E" w:rsidR="00D96E33" w:rsidRPr="00D96E33" w:rsidRDefault="00D96E33" w:rsidP="00D96E33">
            <w:pPr>
              <w:pStyle w:val="afa"/>
              <w:ind w:firstLine="0"/>
              <w:rPr>
                <w:b/>
                <w:bCs/>
              </w:rPr>
            </w:pPr>
            <w:r w:rsidRPr="00D96E33">
              <w:rPr>
                <w:b/>
                <w:bCs/>
              </w:rPr>
              <w:t>Количество подобранных вакансий</w:t>
            </w:r>
          </w:p>
        </w:tc>
        <w:tc>
          <w:tcPr>
            <w:tcW w:w="2490" w:type="dxa"/>
            <w:vAlign w:val="top"/>
          </w:tcPr>
          <w:p w14:paraId="1A0FCF50" w14:textId="2BDCD014"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Число</w:t>
            </w:r>
          </w:p>
        </w:tc>
        <w:tc>
          <w:tcPr>
            <w:tcW w:w="2616" w:type="dxa"/>
            <w:vAlign w:val="top"/>
          </w:tcPr>
          <w:p w14:paraId="6B90F944" w14:textId="7D3025B5" w:rsidR="00D96E33" w:rsidRPr="005219EF" w:rsidRDefault="005219EF" w:rsidP="00D96E33">
            <w:pPr>
              <w:jc w:val="both"/>
              <w:rPr>
                <w:rFonts w:ascii="Times New Roman" w:hAnsi="Times New Roman"/>
                <w:bCs/>
                <w:color w:val="000000"/>
                <w:sz w:val="24"/>
                <w:szCs w:val="24"/>
              </w:rPr>
            </w:pPr>
            <w:r w:rsidRPr="005219EF">
              <w:rPr>
                <w:rFonts w:ascii="Times New Roman" w:hAnsi="Times New Roman"/>
                <w:bCs/>
                <w:color w:val="000000"/>
                <w:sz w:val="24"/>
                <w:szCs w:val="24"/>
              </w:rPr>
              <w:t>Ручной</w:t>
            </w:r>
          </w:p>
        </w:tc>
        <w:tc>
          <w:tcPr>
            <w:tcW w:w="1974" w:type="dxa"/>
          </w:tcPr>
          <w:p w14:paraId="33B7914D" w14:textId="5E44EA9E"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Да</w:t>
            </w:r>
          </w:p>
        </w:tc>
      </w:tr>
      <w:tr w:rsidR="00D96E33" w:rsidRPr="00CE1A28" w14:paraId="6179EEBD" w14:textId="77777777" w:rsidTr="00124DE9">
        <w:tc>
          <w:tcPr>
            <w:tcW w:w="2547" w:type="dxa"/>
            <w:vAlign w:val="top"/>
          </w:tcPr>
          <w:p w14:paraId="49CC516D" w14:textId="6D32026C" w:rsidR="00D96E33" w:rsidRPr="00D96E33" w:rsidRDefault="00D96E33" w:rsidP="00D96E33">
            <w:pPr>
              <w:pStyle w:val="afa"/>
              <w:ind w:firstLine="0"/>
              <w:rPr>
                <w:b/>
                <w:bCs/>
              </w:rPr>
            </w:pPr>
            <w:r w:rsidRPr="00D96E33">
              <w:rPr>
                <w:b/>
                <w:bCs/>
              </w:rPr>
              <w:t>ФИО кандидатов</w:t>
            </w:r>
          </w:p>
        </w:tc>
        <w:tc>
          <w:tcPr>
            <w:tcW w:w="2490" w:type="dxa"/>
            <w:vAlign w:val="top"/>
          </w:tcPr>
          <w:p w14:paraId="3E5C9F96" w14:textId="3293D715" w:rsidR="00D96E33" w:rsidRPr="005219EF" w:rsidRDefault="00D96E33" w:rsidP="00D96E33">
            <w:pPr>
              <w:jc w:val="both"/>
              <w:rPr>
                <w:rFonts w:ascii="Times New Roman" w:hAnsi="Times New Roman"/>
                <w:bCs/>
                <w:color w:val="000000"/>
                <w:sz w:val="24"/>
                <w:szCs w:val="24"/>
              </w:rPr>
            </w:pPr>
            <w:r w:rsidRPr="005219EF">
              <w:rPr>
                <w:rFonts w:ascii="Times New Roman" w:hAnsi="Times New Roman"/>
                <w:bCs/>
                <w:color w:val="000000"/>
                <w:sz w:val="24"/>
                <w:szCs w:val="24"/>
              </w:rPr>
              <w:t>Однострочный текст</w:t>
            </w:r>
          </w:p>
        </w:tc>
        <w:tc>
          <w:tcPr>
            <w:tcW w:w="2616" w:type="dxa"/>
            <w:vAlign w:val="top"/>
          </w:tcPr>
          <w:p w14:paraId="026317EF" w14:textId="5ED8D49C" w:rsidR="00D96E33" w:rsidRPr="005219EF" w:rsidRDefault="005219EF" w:rsidP="00D96E33">
            <w:pPr>
              <w:jc w:val="both"/>
              <w:rPr>
                <w:rFonts w:ascii="Times New Roman" w:hAnsi="Times New Roman"/>
                <w:bCs/>
                <w:color w:val="000000"/>
                <w:sz w:val="24"/>
                <w:szCs w:val="24"/>
              </w:rPr>
            </w:pPr>
            <w:r w:rsidRPr="005219EF">
              <w:rPr>
                <w:rFonts w:ascii="Times New Roman" w:hAnsi="Times New Roman"/>
                <w:bCs/>
                <w:color w:val="000000"/>
                <w:sz w:val="24"/>
                <w:szCs w:val="24"/>
              </w:rPr>
              <w:t>Ручной</w:t>
            </w:r>
          </w:p>
        </w:tc>
        <w:tc>
          <w:tcPr>
            <w:tcW w:w="1974" w:type="dxa"/>
          </w:tcPr>
          <w:p w14:paraId="2E99E884" w14:textId="1B5C3593"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D96E33" w:rsidRPr="00CE1A28" w14:paraId="1500C404" w14:textId="77777777" w:rsidTr="00124DE9">
        <w:tc>
          <w:tcPr>
            <w:tcW w:w="2547" w:type="dxa"/>
            <w:vAlign w:val="top"/>
          </w:tcPr>
          <w:p w14:paraId="4D6E191C" w14:textId="1080EE58" w:rsidR="00D96E33" w:rsidRPr="00D96E33" w:rsidRDefault="00D96E33" w:rsidP="00D96E33">
            <w:pPr>
              <w:pStyle w:val="afa"/>
              <w:ind w:firstLine="0"/>
              <w:rPr>
                <w:b/>
                <w:bCs/>
              </w:rPr>
            </w:pPr>
            <w:r w:rsidRPr="00D96E33">
              <w:rPr>
                <w:b/>
                <w:bCs/>
              </w:rPr>
              <w:t>Дата выхода на работу</w:t>
            </w:r>
          </w:p>
        </w:tc>
        <w:tc>
          <w:tcPr>
            <w:tcW w:w="2490" w:type="dxa"/>
            <w:vAlign w:val="top"/>
          </w:tcPr>
          <w:p w14:paraId="13C62536" w14:textId="42210A33" w:rsidR="00D96E33" w:rsidRPr="005219EF" w:rsidRDefault="005219EF" w:rsidP="00D96E33">
            <w:pPr>
              <w:jc w:val="both"/>
              <w:rPr>
                <w:rFonts w:ascii="Times New Roman" w:hAnsi="Times New Roman"/>
                <w:bCs/>
                <w:color w:val="000000"/>
                <w:sz w:val="24"/>
                <w:szCs w:val="24"/>
              </w:rPr>
            </w:pPr>
            <w:proofErr w:type="spellStart"/>
            <w:r w:rsidRPr="00BF271C">
              <w:rPr>
                <w:rFonts w:ascii="Times New Roman" w:hAnsi="Times New Roman"/>
                <w:bCs/>
                <w:color w:val="000000"/>
                <w:sz w:val="24"/>
                <w:szCs w:val="24"/>
              </w:rPr>
              <w:t>Datetime</w:t>
            </w:r>
            <w:proofErr w:type="spellEnd"/>
            <w:r w:rsidRPr="00BF271C">
              <w:rPr>
                <w:rFonts w:ascii="Times New Roman" w:hAnsi="Times New Roman"/>
                <w:bCs/>
                <w:color w:val="000000"/>
                <w:sz w:val="24"/>
                <w:szCs w:val="24"/>
              </w:rPr>
              <w:t> </w:t>
            </w:r>
          </w:p>
        </w:tc>
        <w:tc>
          <w:tcPr>
            <w:tcW w:w="2616" w:type="dxa"/>
            <w:vAlign w:val="top"/>
          </w:tcPr>
          <w:p w14:paraId="338E3A85" w14:textId="14DDE8C4" w:rsidR="00D96E33" w:rsidRPr="005219EF" w:rsidRDefault="005219EF" w:rsidP="00D96E33">
            <w:pPr>
              <w:jc w:val="both"/>
              <w:rPr>
                <w:rFonts w:ascii="Times New Roman" w:hAnsi="Times New Roman"/>
                <w:bCs/>
                <w:color w:val="000000"/>
                <w:sz w:val="24"/>
                <w:szCs w:val="24"/>
              </w:rPr>
            </w:pPr>
            <w:r w:rsidRPr="005219EF">
              <w:rPr>
                <w:rFonts w:ascii="Times New Roman" w:hAnsi="Times New Roman"/>
                <w:bCs/>
                <w:color w:val="000000"/>
                <w:sz w:val="24"/>
                <w:szCs w:val="24"/>
              </w:rPr>
              <w:t>Ручной</w:t>
            </w:r>
          </w:p>
        </w:tc>
        <w:tc>
          <w:tcPr>
            <w:tcW w:w="1974" w:type="dxa"/>
          </w:tcPr>
          <w:p w14:paraId="7267D91B" w14:textId="443AB6CE" w:rsidR="00D96E33" w:rsidRDefault="00D96E33" w:rsidP="00D96E33">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5219EF" w:rsidRPr="00CE1A28" w14:paraId="5840DF28" w14:textId="77777777" w:rsidTr="00124DE9">
        <w:tc>
          <w:tcPr>
            <w:tcW w:w="2547" w:type="dxa"/>
            <w:vAlign w:val="top"/>
          </w:tcPr>
          <w:p w14:paraId="34DD53FE" w14:textId="09C9CC23" w:rsidR="005219EF" w:rsidRPr="00D96E33" w:rsidRDefault="005219EF" w:rsidP="005219EF">
            <w:pPr>
              <w:pStyle w:val="afa"/>
              <w:ind w:firstLine="0"/>
              <w:rPr>
                <w:b/>
                <w:bCs/>
              </w:rPr>
            </w:pPr>
            <w:r w:rsidRPr="00D96E33">
              <w:rPr>
                <w:b/>
                <w:bCs/>
              </w:rPr>
              <w:t>Проводящие собеседования</w:t>
            </w:r>
          </w:p>
        </w:tc>
        <w:tc>
          <w:tcPr>
            <w:tcW w:w="2490" w:type="dxa"/>
            <w:vAlign w:val="top"/>
          </w:tcPr>
          <w:p w14:paraId="29EBF5C4" w14:textId="1DA91490" w:rsidR="005219EF" w:rsidRPr="005219EF" w:rsidRDefault="005219EF" w:rsidP="005219EF">
            <w:pPr>
              <w:jc w:val="both"/>
              <w:rPr>
                <w:rFonts w:ascii="Times New Roman" w:hAnsi="Times New Roman"/>
                <w:bCs/>
                <w:color w:val="000000"/>
                <w:sz w:val="24"/>
                <w:szCs w:val="24"/>
              </w:rPr>
            </w:pPr>
            <w:r w:rsidRPr="005219EF">
              <w:rPr>
                <w:rFonts w:ascii="Times New Roman" w:hAnsi="Times New Roman"/>
                <w:bCs/>
                <w:color w:val="000000"/>
                <w:sz w:val="24"/>
                <w:szCs w:val="24"/>
              </w:rPr>
              <w:t>Пользователи</w:t>
            </w:r>
          </w:p>
        </w:tc>
        <w:tc>
          <w:tcPr>
            <w:tcW w:w="2616" w:type="dxa"/>
            <w:vAlign w:val="top"/>
          </w:tcPr>
          <w:p w14:paraId="5C402669" w14:textId="5BD5D0F1" w:rsidR="005219EF" w:rsidRPr="005219EF" w:rsidRDefault="005219EF" w:rsidP="005219EF">
            <w:pPr>
              <w:jc w:val="both"/>
              <w:rPr>
                <w:rFonts w:ascii="Times New Roman" w:hAnsi="Times New Roman"/>
                <w:bCs/>
                <w:color w:val="000000"/>
                <w:sz w:val="24"/>
                <w:szCs w:val="24"/>
              </w:rPr>
            </w:pPr>
            <w:r w:rsidRPr="005219EF">
              <w:rPr>
                <w:rFonts w:ascii="Times New Roman" w:hAnsi="Times New Roman"/>
                <w:bCs/>
                <w:color w:val="000000"/>
                <w:sz w:val="24"/>
                <w:szCs w:val="24"/>
              </w:rPr>
              <w:t>Ручной</w:t>
            </w:r>
          </w:p>
        </w:tc>
        <w:tc>
          <w:tcPr>
            <w:tcW w:w="1974" w:type="dxa"/>
          </w:tcPr>
          <w:p w14:paraId="240E6B8E" w14:textId="4A69752D" w:rsidR="005219EF" w:rsidRDefault="005219EF" w:rsidP="005219EF">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5219EF" w:rsidRPr="00CE1A28" w14:paraId="48549ED1" w14:textId="77777777" w:rsidTr="00124DE9">
        <w:tc>
          <w:tcPr>
            <w:tcW w:w="2547" w:type="dxa"/>
            <w:vAlign w:val="top"/>
          </w:tcPr>
          <w:p w14:paraId="33935B75" w14:textId="1B6D2361" w:rsidR="005219EF" w:rsidRPr="00D96E33" w:rsidRDefault="005219EF" w:rsidP="005219EF">
            <w:pPr>
              <w:pStyle w:val="afa"/>
              <w:ind w:firstLine="0"/>
              <w:rPr>
                <w:b/>
                <w:bCs/>
              </w:rPr>
            </w:pPr>
            <w:r w:rsidRPr="00D96E33">
              <w:rPr>
                <w:b/>
                <w:bCs/>
              </w:rPr>
              <w:t>Наставники</w:t>
            </w:r>
          </w:p>
        </w:tc>
        <w:tc>
          <w:tcPr>
            <w:tcW w:w="2490" w:type="dxa"/>
            <w:vAlign w:val="top"/>
          </w:tcPr>
          <w:p w14:paraId="37285E50" w14:textId="44F2F703" w:rsidR="005219EF" w:rsidRPr="005219EF" w:rsidRDefault="005219EF" w:rsidP="005219EF">
            <w:pPr>
              <w:jc w:val="both"/>
              <w:rPr>
                <w:rFonts w:ascii="Times New Roman" w:hAnsi="Times New Roman"/>
                <w:bCs/>
                <w:color w:val="000000"/>
                <w:sz w:val="24"/>
                <w:szCs w:val="24"/>
              </w:rPr>
            </w:pPr>
            <w:r w:rsidRPr="005219EF">
              <w:rPr>
                <w:rFonts w:ascii="Times New Roman" w:hAnsi="Times New Roman"/>
                <w:bCs/>
                <w:color w:val="000000"/>
                <w:sz w:val="24"/>
                <w:szCs w:val="24"/>
              </w:rPr>
              <w:t>Пользователи</w:t>
            </w:r>
          </w:p>
        </w:tc>
        <w:tc>
          <w:tcPr>
            <w:tcW w:w="2616" w:type="dxa"/>
            <w:vAlign w:val="top"/>
          </w:tcPr>
          <w:p w14:paraId="22B6EF7E" w14:textId="6A4427DB" w:rsidR="005219EF" w:rsidRPr="005219EF" w:rsidRDefault="005219EF" w:rsidP="005219EF">
            <w:pPr>
              <w:jc w:val="both"/>
              <w:rPr>
                <w:rFonts w:ascii="Times New Roman" w:hAnsi="Times New Roman"/>
                <w:bCs/>
                <w:color w:val="000000"/>
                <w:sz w:val="24"/>
                <w:szCs w:val="24"/>
              </w:rPr>
            </w:pPr>
            <w:r w:rsidRPr="005219EF">
              <w:rPr>
                <w:rFonts w:ascii="Times New Roman" w:hAnsi="Times New Roman"/>
                <w:bCs/>
                <w:color w:val="000000"/>
                <w:sz w:val="24"/>
                <w:szCs w:val="24"/>
              </w:rPr>
              <w:t>Ручной</w:t>
            </w:r>
          </w:p>
        </w:tc>
        <w:tc>
          <w:tcPr>
            <w:tcW w:w="1974" w:type="dxa"/>
          </w:tcPr>
          <w:p w14:paraId="5F0E72BD" w14:textId="4AC122DA" w:rsidR="005219EF" w:rsidRDefault="005219EF" w:rsidP="005219EF">
            <w:pPr>
              <w:jc w:val="both"/>
              <w:rPr>
                <w:rFonts w:ascii="Times New Roman" w:hAnsi="Times New Roman"/>
                <w:bCs/>
                <w:color w:val="000000"/>
                <w:sz w:val="24"/>
                <w:szCs w:val="24"/>
              </w:rPr>
            </w:pPr>
            <w:r>
              <w:rPr>
                <w:rFonts w:ascii="Times New Roman" w:hAnsi="Times New Roman"/>
                <w:bCs/>
                <w:color w:val="000000"/>
                <w:sz w:val="24"/>
                <w:szCs w:val="24"/>
              </w:rPr>
              <w:t>Нет</w:t>
            </w:r>
          </w:p>
        </w:tc>
      </w:tr>
      <w:tr w:rsidR="00D96E33" w:rsidRPr="00CE1A28" w14:paraId="1C9579F3" w14:textId="77777777" w:rsidTr="00124DE9">
        <w:tc>
          <w:tcPr>
            <w:tcW w:w="2547" w:type="dxa"/>
            <w:vAlign w:val="top"/>
          </w:tcPr>
          <w:p w14:paraId="21884C1F" w14:textId="77777777" w:rsidR="00D96E33" w:rsidRPr="00C93E26" w:rsidRDefault="00D96E33" w:rsidP="00D96E33">
            <w:pPr>
              <w:pStyle w:val="afa"/>
              <w:ind w:firstLine="708"/>
              <w:jc w:val="left"/>
            </w:pPr>
          </w:p>
        </w:tc>
        <w:tc>
          <w:tcPr>
            <w:tcW w:w="2490" w:type="dxa"/>
            <w:vAlign w:val="top"/>
          </w:tcPr>
          <w:p w14:paraId="04DD0BE5" w14:textId="77777777" w:rsidR="00D96E33" w:rsidRPr="00C93E26" w:rsidRDefault="00D96E33" w:rsidP="00D96E33">
            <w:pPr>
              <w:jc w:val="both"/>
              <w:rPr>
                <w:lang w:eastAsia="x-none"/>
              </w:rPr>
            </w:pPr>
          </w:p>
        </w:tc>
        <w:tc>
          <w:tcPr>
            <w:tcW w:w="2616" w:type="dxa"/>
            <w:vAlign w:val="top"/>
          </w:tcPr>
          <w:p w14:paraId="2F1E005F" w14:textId="77777777" w:rsidR="00D96E33" w:rsidRPr="00C93E26" w:rsidRDefault="00D96E33" w:rsidP="00D96E33">
            <w:pPr>
              <w:jc w:val="both"/>
              <w:rPr>
                <w:lang w:eastAsia="x-none"/>
              </w:rPr>
            </w:pPr>
          </w:p>
        </w:tc>
        <w:tc>
          <w:tcPr>
            <w:tcW w:w="1974" w:type="dxa"/>
          </w:tcPr>
          <w:p w14:paraId="2D010E7C" w14:textId="77777777" w:rsidR="00D96E33" w:rsidRDefault="00D96E33" w:rsidP="00D96E33">
            <w:pPr>
              <w:jc w:val="both"/>
              <w:rPr>
                <w:rFonts w:ascii="Times New Roman" w:hAnsi="Times New Roman"/>
                <w:bCs/>
                <w:color w:val="000000"/>
                <w:sz w:val="24"/>
                <w:szCs w:val="24"/>
              </w:rPr>
            </w:pPr>
          </w:p>
        </w:tc>
      </w:tr>
    </w:tbl>
    <w:p w14:paraId="454CB68F" w14:textId="01B09959" w:rsidR="00767191" w:rsidRDefault="00767191" w:rsidP="00241A34">
      <w:pPr>
        <w:pStyle w:val="afa"/>
      </w:pPr>
    </w:p>
    <w:p w14:paraId="2ED04324" w14:textId="77777777" w:rsidR="004545EF" w:rsidRPr="00D15070" w:rsidRDefault="004545EF" w:rsidP="004545EF">
      <w:pPr>
        <w:pStyle w:val="1"/>
        <w:pageBreakBefore w:val="0"/>
        <w:ind w:left="391" w:hanging="391"/>
        <w:rPr>
          <w:sz w:val="24"/>
          <w:szCs w:val="24"/>
          <w:lang w:val="ru-RU"/>
        </w:rPr>
      </w:pPr>
      <w:bookmarkStart w:id="111" w:name="_Toc76635124"/>
      <w:bookmarkStart w:id="112" w:name="_Toc79400143"/>
      <w:r w:rsidRPr="3BC781B9">
        <w:rPr>
          <w:sz w:val="24"/>
          <w:szCs w:val="24"/>
          <w:lang w:val="ru-RU"/>
        </w:rPr>
        <w:t>ОГРАНИЧЕНИЯ И ДОПУЩЕНИЯ</w:t>
      </w:r>
      <w:bookmarkEnd w:id="111"/>
      <w:bookmarkEnd w:id="112"/>
    </w:p>
    <w:p w14:paraId="06AC77A6" w14:textId="77777777" w:rsidR="004545EF" w:rsidRPr="00D15070" w:rsidRDefault="004545EF" w:rsidP="004545EF">
      <w:pPr>
        <w:pStyle w:val="ad"/>
        <w:numPr>
          <w:ilvl w:val="0"/>
          <w:numId w:val="37"/>
        </w:numPr>
        <w:rPr>
          <w:rFonts w:ascii="Times New Roman" w:hAnsi="Times New Roman" w:cs="Times New Roman"/>
          <w:sz w:val="24"/>
          <w:szCs w:val="24"/>
        </w:rPr>
      </w:pPr>
      <w:bookmarkStart w:id="113" w:name="_Toc531259030"/>
      <w:r w:rsidRPr="00D15070">
        <w:rPr>
          <w:rFonts w:ascii="Times New Roman" w:hAnsi="Times New Roman" w:cs="Times New Roman"/>
          <w:sz w:val="24"/>
          <w:szCs w:val="24"/>
        </w:rPr>
        <w:t xml:space="preserve">Текущее решение должно использовать корпоративный стиль и </w:t>
      </w:r>
      <w:r w:rsidRPr="00D15070">
        <w:rPr>
          <w:rFonts w:ascii="Times New Roman" w:hAnsi="Times New Roman" w:cs="Times New Roman"/>
          <w:sz w:val="24"/>
          <w:szCs w:val="24"/>
          <w:lang w:val="en-US"/>
        </w:rPr>
        <w:t>UI</w:t>
      </w:r>
      <w:r>
        <w:rPr>
          <w:rFonts w:ascii="Times New Roman" w:hAnsi="Times New Roman" w:cs="Times New Roman"/>
          <w:sz w:val="24"/>
          <w:szCs w:val="24"/>
        </w:rPr>
        <w:t xml:space="preserve"> </w:t>
      </w:r>
      <w:r w:rsidRPr="00D15070">
        <w:rPr>
          <w:rFonts w:ascii="Times New Roman" w:hAnsi="Times New Roman" w:cs="Times New Roman"/>
          <w:sz w:val="24"/>
          <w:szCs w:val="24"/>
          <w:lang w:val="en-US"/>
        </w:rPr>
        <w:t>kit</w:t>
      </w:r>
      <w:r w:rsidRPr="00D15070">
        <w:rPr>
          <w:rFonts w:ascii="Times New Roman" w:hAnsi="Times New Roman" w:cs="Times New Roman"/>
          <w:sz w:val="24"/>
          <w:szCs w:val="24"/>
        </w:rPr>
        <w:t xml:space="preserve"> портала.</w:t>
      </w:r>
    </w:p>
    <w:p w14:paraId="2176DE4B" w14:textId="77777777" w:rsidR="004545EF" w:rsidRPr="00D15070" w:rsidRDefault="004545EF" w:rsidP="004545EF">
      <w:pPr>
        <w:pStyle w:val="ad"/>
        <w:numPr>
          <w:ilvl w:val="0"/>
          <w:numId w:val="37"/>
        </w:numPr>
        <w:rPr>
          <w:rFonts w:ascii="Times New Roman" w:hAnsi="Times New Roman" w:cs="Times New Roman"/>
          <w:sz w:val="24"/>
          <w:szCs w:val="24"/>
        </w:rPr>
      </w:pPr>
      <w:r w:rsidRPr="00D15070">
        <w:rPr>
          <w:rFonts w:ascii="Times New Roman" w:hAnsi="Times New Roman" w:cs="Times New Roman"/>
          <w:sz w:val="24"/>
          <w:szCs w:val="24"/>
        </w:rPr>
        <w:t>Верстка страниц должна быть адаптирована к следующим разрешениям:</w:t>
      </w:r>
    </w:p>
    <w:p w14:paraId="683AA58E" w14:textId="77777777" w:rsidR="004545EF" w:rsidRPr="00D15070" w:rsidRDefault="004545EF" w:rsidP="004545EF">
      <w:pPr>
        <w:pStyle w:val="ad"/>
        <w:numPr>
          <w:ilvl w:val="1"/>
          <w:numId w:val="36"/>
        </w:numPr>
        <w:rPr>
          <w:rFonts w:ascii="Times New Roman" w:hAnsi="Times New Roman" w:cs="Times New Roman"/>
          <w:sz w:val="24"/>
          <w:szCs w:val="24"/>
          <w:lang w:val="en-US"/>
        </w:rPr>
      </w:pPr>
      <w:r w:rsidRPr="00D15070">
        <w:rPr>
          <w:rFonts w:ascii="Times New Roman" w:hAnsi="Times New Roman" w:cs="Times New Roman"/>
          <w:sz w:val="24"/>
          <w:szCs w:val="24"/>
          <w:lang w:val="en-US"/>
        </w:rPr>
        <w:t>1366x768 (HP ProBook 13”);</w:t>
      </w:r>
    </w:p>
    <w:p w14:paraId="2CEE2F46" w14:textId="77777777" w:rsidR="004545EF" w:rsidRPr="00D15070" w:rsidRDefault="004545EF" w:rsidP="004545EF">
      <w:pPr>
        <w:pStyle w:val="ad"/>
        <w:numPr>
          <w:ilvl w:val="1"/>
          <w:numId w:val="36"/>
        </w:numPr>
        <w:rPr>
          <w:rFonts w:ascii="Times New Roman" w:hAnsi="Times New Roman" w:cs="Times New Roman"/>
          <w:sz w:val="24"/>
          <w:szCs w:val="24"/>
          <w:lang w:val="en-US"/>
        </w:rPr>
      </w:pPr>
      <w:r w:rsidRPr="00D15070">
        <w:rPr>
          <w:rFonts w:ascii="Times New Roman" w:hAnsi="Times New Roman" w:cs="Times New Roman"/>
          <w:sz w:val="24"/>
          <w:szCs w:val="24"/>
          <w:lang w:val="en-US"/>
        </w:rPr>
        <w:t xml:space="preserve">1920x1080 (Full HD </w:t>
      </w:r>
      <w:proofErr w:type="spellStart"/>
      <w:r w:rsidRPr="00D15070">
        <w:rPr>
          <w:rFonts w:ascii="Times New Roman" w:hAnsi="Times New Roman" w:cs="Times New Roman"/>
          <w:sz w:val="24"/>
          <w:szCs w:val="24"/>
          <w:lang w:val="en-US"/>
        </w:rPr>
        <w:t>Монитор</w:t>
      </w:r>
      <w:proofErr w:type="spellEnd"/>
      <w:r w:rsidRPr="00D15070">
        <w:rPr>
          <w:rFonts w:ascii="Times New Roman" w:hAnsi="Times New Roman" w:cs="Times New Roman"/>
          <w:sz w:val="24"/>
          <w:szCs w:val="24"/>
          <w:lang w:val="en-US"/>
        </w:rPr>
        <w:t>);</w:t>
      </w:r>
    </w:p>
    <w:p w14:paraId="48985F7B" w14:textId="77777777" w:rsidR="004545EF" w:rsidRPr="00D15070" w:rsidRDefault="004545EF" w:rsidP="004545EF">
      <w:pPr>
        <w:pStyle w:val="ad"/>
        <w:numPr>
          <w:ilvl w:val="0"/>
          <w:numId w:val="37"/>
        </w:numPr>
        <w:rPr>
          <w:rFonts w:ascii="Times New Roman" w:hAnsi="Times New Roman" w:cs="Times New Roman"/>
          <w:sz w:val="24"/>
          <w:szCs w:val="24"/>
        </w:rPr>
      </w:pPr>
      <w:bookmarkStart w:id="114" w:name="_Hlk68154170"/>
      <w:r w:rsidRPr="00D15070">
        <w:rPr>
          <w:rFonts w:ascii="Times New Roman" w:hAnsi="Times New Roman" w:cs="Times New Roman"/>
          <w:sz w:val="24"/>
          <w:szCs w:val="24"/>
        </w:rPr>
        <w:t>Интерфейс сервиса должен поддерживать корректную работу в браузерах:</w:t>
      </w:r>
    </w:p>
    <w:p w14:paraId="1893BD5D" w14:textId="77777777" w:rsidR="004545EF" w:rsidRPr="00D15070" w:rsidRDefault="004545EF" w:rsidP="004545EF">
      <w:pPr>
        <w:pStyle w:val="ad"/>
        <w:numPr>
          <w:ilvl w:val="2"/>
          <w:numId w:val="36"/>
        </w:numPr>
        <w:rPr>
          <w:rFonts w:ascii="Times New Roman" w:hAnsi="Times New Roman" w:cs="Times New Roman"/>
          <w:sz w:val="24"/>
          <w:szCs w:val="24"/>
        </w:rPr>
      </w:pPr>
      <w:proofErr w:type="spellStart"/>
      <w:r w:rsidRPr="00D15070">
        <w:rPr>
          <w:rFonts w:ascii="Times New Roman" w:hAnsi="Times New Roman" w:cs="Times New Roman"/>
          <w:sz w:val="24"/>
          <w:szCs w:val="24"/>
        </w:rPr>
        <w:t>Microsoft</w:t>
      </w:r>
      <w:proofErr w:type="spellEnd"/>
      <w:r w:rsidRPr="00D15070">
        <w:rPr>
          <w:rFonts w:ascii="Times New Roman" w:hAnsi="Times New Roman" w:cs="Times New Roman"/>
          <w:sz w:val="24"/>
          <w:szCs w:val="24"/>
        </w:rPr>
        <w:t xml:space="preserve"> </w:t>
      </w:r>
      <w:proofErr w:type="spellStart"/>
      <w:r w:rsidRPr="00D15070">
        <w:rPr>
          <w:rFonts w:ascii="Times New Roman" w:hAnsi="Times New Roman" w:cs="Times New Roman"/>
          <w:sz w:val="24"/>
          <w:szCs w:val="24"/>
        </w:rPr>
        <w:t>Edge</w:t>
      </w:r>
      <w:proofErr w:type="spellEnd"/>
      <w:r w:rsidRPr="00D15070">
        <w:rPr>
          <w:rFonts w:ascii="Times New Roman" w:hAnsi="Times New Roman" w:cs="Times New Roman"/>
          <w:sz w:val="24"/>
          <w:szCs w:val="24"/>
        </w:rPr>
        <w:t>;</w:t>
      </w:r>
    </w:p>
    <w:p w14:paraId="76D45DCB" w14:textId="77777777" w:rsidR="004545EF" w:rsidRPr="00D15070" w:rsidRDefault="004545EF" w:rsidP="004545EF">
      <w:pPr>
        <w:pStyle w:val="ad"/>
        <w:numPr>
          <w:ilvl w:val="2"/>
          <w:numId w:val="36"/>
        </w:numPr>
        <w:rPr>
          <w:rFonts w:ascii="Times New Roman" w:hAnsi="Times New Roman" w:cs="Times New Roman"/>
          <w:sz w:val="24"/>
          <w:szCs w:val="24"/>
        </w:rPr>
      </w:pPr>
      <w:proofErr w:type="spellStart"/>
      <w:r w:rsidRPr="00D15070">
        <w:rPr>
          <w:rFonts w:ascii="Times New Roman" w:hAnsi="Times New Roman" w:cs="Times New Roman"/>
          <w:sz w:val="24"/>
          <w:szCs w:val="24"/>
        </w:rPr>
        <w:t>Google</w:t>
      </w:r>
      <w:proofErr w:type="spellEnd"/>
      <w:r w:rsidRPr="00D15070">
        <w:rPr>
          <w:rFonts w:ascii="Times New Roman" w:hAnsi="Times New Roman" w:cs="Times New Roman"/>
          <w:sz w:val="24"/>
          <w:szCs w:val="24"/>
        </w:rPr>
        <w:t xml:space="preserve"> </w:t>
      </w:r>
      <w:proofErr w:type="spellStart"/>
      <w:r w:rsidRPr="00D15070">
        <w:rPr>
          <w:rFonts w:ascii="Times New Roman" w:hAnsi="Times New Roman" w:cs="Times New Roman"/>
          <w:sz w:val="24"/>
          <w:szCs w:val="24"/>
        </w:rPr>
        <w:t>Chrome</w:t>
      </w:r>
      <w:proofErr w:type="spellEnd"/>
      <w:r w:rsidRPr="00D15070">
        <w:rPr>
          <w:rFonts w:ascii="Times New Roman" w:hAnsi="Times New Roman" w:cs="Times New Roman"/>
          <w:sz w:val="24"/>
          <w:szCs w:val="24"/>
        </w:rPr>
        <w:t>;</w:t>
      </w:r>
    </w:p>
    <w:p w14:paraId="4C1F19C0" w14:textId="77777777" w:rsidR="004545EF" w:rsidRDefault="004545EF" w:rsidP="004545EF">
      <w:pPr>
        <w:pStyle w:val="ad"/>
        <w:numPr>
          <w:ilvl w:val="2"/>
          <w:numId w:val="36"/>
        </w:numPr>
        <w:rPr>
          <w:rFonts w:ascii="Times New Roman" w:hAnsi="Times New Roman" w:cs="Times New Roman"/>
          <w:sz w:val="24"/>
          <w:szCs w:val="24"/>
        </w:rPr>
      </w:pPr>
      <w:proofErr w:type="spellStart"/>
      <w:r w:rsidRPr="00D15070">
        <w:rPr>
          <w:rFonts w:ascii="Times New Roman" w:hAnsi="Times New Roman" w:cs="Times New Roman"/>
          <w:sz w:val="24"/>
          <w:szCs w:val="24"/>
        </w:rPr>
        <w:t>Apple</w:t>
      </w:r>
      <w:proofErr w:type="spellEnd"/>
      <w:r w:rsidRPr="00D15070">
        <w:rPr>
          <w:rFonts w:ascii="Times New Roman" w:hAnsi="Times New Roman" w:cs="Times New Roman"/>
          <w:sz w:val="24"/>
          <w:szCs w:val="24"/>
        </w:rPr>
        <w:t xml:space="preserve"> </w:t>
      </w:r>
      <w:proofErr w:type="spellStart"/>
      <w:r w:rsidRPr="00D15070">
        <w:rPr>
          <w:rFonts w:ascii="Times New Roman" w:hAnsi="Times New Roman" w:cs="Times New Roman"/>
          <w:sz w:val="24"/>
          <w:szCs w:val="24"/>
        </w:rPr>
        <w:t>Safari</w:t>
      </w:r>
      <w:proofErr w:type="spellEnd"/>
      <w:r w:rsidRPr="00D15070">
        <w:rPr>
          <w:rFonts w:ascii="Times New Roman" w:hAnsi="Times New Roman" w:cs="Times New Roman"/>
          <w:sz w:val="24"/>
          <w:szCs w:val="24"/>
        </w:rPr>
        <w:t>.</w:t>
      </w:r>
    </w:p>
    <w:p w14:paraId="602BAEE5" w14:textId="77777777" w:rsidR="004545EF" w:rsidRPr="0068691C" w:rsidRDefault="004545EF" w:rsidP="004545EF">
      <w:pPr>
        <w:pStyle w:val="ad"/>
        <w:numPr>
          <w:ilvl w:val="0"/>
          <w:numId w:val="37"/>
        </w:numPr>
        <w:rPr>
          <w:rFonts w:ascii="Times New Roman" w:hAnsi="Times New Roman" w:cs="Times New Roman"/>
          <w:sz w:val="24"/>
          <w:szCs w:val="24"/>
        </w:rPr>
      </w:pPr>
      <w:r>
        <w:rPr>
          <w:rFonts w:ascii="Times New Roman" w:hAnsi="Times New Roman" w:cs="Times New Roman"/>
          <w:sz w:val="24"/>
          <w:szCs w:val="24"/>
        </w:rPr>
        <w:t xml:space="preserve">В системе должны быть настроены службы </w:t>
      </w:r>
      <w:r>
        <w:rPr>
          <w:rFonts w:ascii="Times New Roman" w:hAnsi="Times New Roman" w:cs="Times New Roman"/>
          <w:sz w:val="24"/>
          <w:szCs w:val="24"/>
          <w:lang w:val="en-US"/>
        </w:rPr>
        <w:t>Office</w:t>
      </w:r>
      <w:r w:rsidRPr="0068691C">
        <w:rPr>
          <w:rFonts w:ascii="Times New Roman" w:hAnsi="Times New Roman" w:cs="Times New Roman"/>
          <w:sz w:val="24"/>
          <w:szCs w:val="24"/>
        </w:rPr>
        <w:t xml:space="preserve"> </w:t>
      </w:r>
      <w:r>
        <w:rPr>
          <w:rFonts w:ascii="Times New Roman" w:hAnsi="Times New Roman" w:cs="Times New Roman"/>
          <w:sz w:val="24"/>
          <w:szCs w:val="24"/>
          <w:lang w:val="en-US"/>
        </w:rPr>
        <w:t>Web</w:t>
      </w:r>
      <w:r w:rsidRPr="0068691C">
        <w:rPr>
          <w:rFonts w:ascii="Times New Roman" w:hAnsi="Times New Roman" w:cs="Times New Roman"/>
          <w:sz w:val="24"/>
          <w:szCs w:val="24"/>
        </w:rPr>
        <w:t xml:space="preserve"> </w:t>
      </w:r>
      <w:r>
        <w:rPr>
          <w:rFonts w:ascii="Times New Roman" w:hAnsi="Times New Roman" w:cs="Times New Roman"/>
          <w:sz w:val="24"/>
          <w:szCs w:val="24"/>
          <w:lang w:val="en-US"/>
        </w:rPr>
        <w:t>Apps</w:t>
      </w:r>
      <w:r>
        <w:rPr>
          <w:rFonts w:ascii="Times New Roman" w:hAnsi="Times New Roman" w:cs="Times New Roman"/>
          <w:sz w:val="24"/>
          <w:szCs w:val="24"/>
        </w:rPr>
        <w:t>.</w:t>
      </w:r>
    </w:p>
    <w:p w14:paraId="06E1605C" w14:textId="77777777" w:rsidR="004545EF" w:rsidRPr="00D15070" w:rsidRDefault="004545EF" w:rsidP="004545EF">
      <w:pPr>
        <w:pStyle w:val="1"/>
        <w:pageBreakBefore w:val="0"/>
        <w:ind w:left="391" w:hanging="391"/>
        <w:rPr>
          <w:sz w:val="24"/>
          <w:szCs w:val="24"/>
          <w:lang w:val="ru-RU"/>
        </w:rPr>
      </w:pPr>
      <w:bookmarkStart w:id="115" w:name="_Toc76635125"/>
      <w:bookmarkStart w:id="116" w:name="_Toc79400144"/>
      <w:bookmarkEnd w:id="114"/>
      <w:r w:rsidRPr="3BC781B9">
        <w:rPr>
          <w:sz w:val="24"/>
          <w:szCs w:val="24"/>
          <w:lang w:val="ru-RU"/>
        </w:rPr>
        <w:t>АРХИТЕКТУРНАЯ КОНЦЕПЦИЯ</w:t>
      </w:r>
      <w:bookmarkEnd w:id="115"/>
      <w:bookmarkEnd w:id="116"/>
    </w:p>
    <w:p w14:paraId="0F3A62BF" w14:textId="77777777" w:rsidR="004545EF" w:rsidRPr="00D15070" w:rsidRDefault="004545EF" w:rsidP="004545EF">
      <w:pPr>
        <w:pStyle w:val="afa"/>
      </w:pPr>
      <w:r w:rsidRPr="00D15070">
        <w:t xml:space="preserve">Разработанные структуры данных не должны влиять на сторонние сервисы. </w:t>
      </w:r>
    </w:p>
    <w:p w14:paraId="484B8EEE" w14:textId="73B86B60" w:rsidR="004545EF" w:rsidRPr="0062504F" w:rsidRDefault="004545EF" w:rsidP="0062504F">
      <w:pPr>
        <w:pStyle w:val="1"/>
        <w:pageBreakBefore w:val="0"/>
        <w:ind w:left="391" w:hanging="391"/>
        <w:rPr>
          <w:sz w:val="24"/>
          <w:szCs w:val="24"/>
          <w:lang w:val="ru-RU"/>
        </w:rPr>
      </w:pPr>
      <w:bookmarkStart w:id="117" w:name="_Toc76635126"/>
      <w:bookmarkStart w:id="118" w:name="_Hlk68154189"/>
      <w:bookmarkStart w:id="119" w:name="_Toc79400145"/>
      <w:bookmarkEnd w:id="113"/>
      <w:r w:rsidRPr="3BC781B9">
        <w:rPr>
          <w:sz w:val="24"/>
          <w:szCs w:val="24"/>
          <w:lang w:val="ru-RU"/>
        </w:rPr>
        <w:t>СЦЕНАРИИ ВЗАИМОДЕЙСТВИЯ</w:t>
      </w:r>
      <w:bookmarkEnd w:id="117"/>
      <w:bookmarkEnd w:id="118"/>
      <w:bookmarkEnd w:id="119"/>
    </w:p>
    <w:p w14:paraId="15B72BE9" w14:textId="77777777" w:rsidR="004545EF" w:rsidRPr="00F46300" w:rsidRDefault="004545EF" w:rsidP="004545EF">
      <w:pPr>
        <w:pStyle w:val="1"/>
      </w:pPr>
      <w:bookmarkStart w:id="120" w:name="_Toc443660150"/>
      <w:bookmarkStart w:id="121" w:name="_Toc495593339"/>
      <w:bookmarkStart w:id="122" w:name="_Toc525730156"/>
      <w:bookmarkStart w:id="123" w:name="_Toc2611358"/>
      <w:bookmarkStart w:id="124" w:name="_Toc76635127"/>
      <w:bookmarkStart w:id="125" w:name="_Toc79400146"/>
      <w:r w:rsidRPr="3BC781B9">
        <w:rPr>
          <w:lang w:val="ru-RU"/>
        </w:rPr>
        <w:lastRenderedPageBreak/>
        <w:t xml:space="preserve">ПРИЛОЖЕНИЕ 1. </w:t>
      </w:r>
      <w:r>
        <w:t>ТРЕБОВАНИЯ К УВЕДОМЛЕНИЯМ</w:t>
      </w:r>
      <w:bookmarkEnd w:id="120"/>
      <w:bookmarkEnd w:id="121"/>
      <w:bookmarkEnd w:id="122"/>
      <w:bookmarkEnd w:id="123"/>
      <w:bookmarkEnd w:id="124"/>
      <w:bookmarkEnd w:id="125"/>
    </w:p>
    <w:p w14:paraId="2F1C4F41" w14:textId="77777777" w:rsidR="004545EF" w:rsidRPr="00760FF1" w:rsidRDefault="004545EF" w:rsidP="004545EF">
      <w:pPr>
        <w:spacing w:before="100" w:after="100"/>
        <w:rPr>
          <w:rFonts w:ascii="Times New Roman" w:hAnsi="Times New Roman" w:cs="Times New Roman"/>
          <w:sz w:val="24"/>
          <w:szCs w:val="24"/>
        </w:rPr>
      </w:pPr>
      <w:r w:rsidRPr="00760FF1">
        <w:rPr>
          <w:rFonts w:ascii="Times New Roman" w:hAnsi="Times New Roman" w:cs="Times New Roman"/>
          <w:sz w:val="24"/>
          <w:szCs w:val="24"/>
        </w:rPr>
        <w:t>Заявки приходят на e-</w:t>
      </w:r>
      <w:proofErr w:type="spellStart"/>
      <w:r w:rsidRPr="00760FF1">
        <w:rPr>
          <w:rFonts w:ascii="Times New Roman" w:hAnsi="Times New Roman" w:cs="Times New Roman"/>
          <w:sz w:val="24"/>
          <w:szCs w:val="24"/>
        </w:rPr>
        <w:t>mail</w:t>
      </w:r>
      <w:proofErr w:type="spellEnd"/>
      <w:r w:rsidRPr="00760FF1">
        <w:rPr>
          <w:rFonts w:ascii="Times New Roman" w:hAnsi="Times New Roman" w:cs="Times New Roman"/>
          <w:sz w:val="24"/>
          <w:szCs w:val="24"/>
        </w:rPr>
        <w:t xml:space="preserve"> через корпоративный почтовый сервер.</w:t>
      </w:r>
    </w:p>
    <w:p w14:paraId="6C1940A2" w14:textId="77777777" w:rsidR="004545EF" w:rsidRPr="00760FF1" w:rsidRDefault="004545EF" w:rsidP="004545EF">
      <w:pPr>
        <w:spacing w:before="100" w:after="100"/>
        <w:rPr>
          <w:rFonts w:ascii="Times New Roman" w:hAnsi="Times New Roman" w:cs="Times New Roman"/>
          <w:sz w:val="24"/>
          <w:szCs w:val="24"/>
        </w:rPr>
      </w:pPr>
      <w:r w:rsidRPr="00760FF1">
        <w:rPr>
          <w:rFonts w:ascii="Times New Roman" w:hAnsi="Times New Roman" w:cs="Times New Roman"/>
          <w:sz w:val="24"/>
          <w:szCs w:val="24"/>
        </w:rPr>
        <w:t>Подробно уведомления описаны в таблице.</w:t>
      </w:r>
    </w:p>
    <w:p w14:paraId="1FD186C2" w14:textId="77777777" w:rsidR="004545EF" w:rsidRDefault="004545EF" w:rsidP="004545EF"/>
    <w:p w14:paraId="442B765A" w14:textId="77777777" w:rsidR="004545EF" w:rsidRPr="00A76D49" w:rsidRDefault="004545EF" w:rsidP="004545EF">
      <w:pPr>
        <w:pStyle w:val="aff4"/>
      </w:pPr>
      <w:r>
        <w:t xml:space="preserve">Таблица </w:t>
      </w:r>
      <w:r>
        <w:fldChar w:fldCharType="begin"/>
      </w:r>
      <w:r>
        <w:instrText>SEQ Таблица \* ARABIC</w:instrText>
      </w:r>
      <w:r>
        <w:fldChar w:fldCharType="separate"/>
      </w:r>
      <w:r>
        <w:rPr>
          <w:noProof/>
        </w:rPr>
        <w:t>23</w:t>
      </w:r>
      <w:r>
        <w:fldChar w:fldCharType="end"/>
      </w:r>
      <w:r>
        <w:t>.</w:t>
      </w:r>
      <w:r w:rsidRPr="005C6D1F">
        <w:t xml:space="preserve"> </w:t>
      </w:r>
      <w:r>
        <w:t>Матрица уведомлений сервиса «Заявки»</w:t>
      </w:r>
    </w:p>
    <w:tbl>
      <w:tblPr>
        <w:tblW w:w="5000" w:type="pct"/>
        <w:tblBorders>
          <w:top w:val="single" w:sz="8" w:space="0" w:color="999999"/>
          <w:bottom w:val="single" w:sz="8" w:space="0" w:color="999999"/>
        </w:tblBorders>
        <w:tblLayout w:type="fixed"/>
        <w:tblCellMar>
          <w:left w:w="57" w:type="dxa"/>
          <w:right w:w="57" w:type="dxa"/>
        </w:tblCellMar>
        <w:tblLook w:val="04A0" w:firstRow="1" w:lastRow="0" w:firstColumn="1" w:lastColumn="0" w:noHBand="0" w:noVBand="1"/>
      </w:tblPr>
      <w:tblGrid>
        <w:gridCol w:w="697"/>
        <w:gridCol w:w="1519"/>
        <w:gridCol w:w="1837"/>
        <w:gridCol w:w="3219"/>
        <w:gridCol w:w="2365"/>
      </w:tblGrid>
      <w:tr w:rsidR="004545EF" w:rsidRPr="005C6D1F" w14:paraId="34CB2B53" w14:textId="77777777" w:rsidTr="00A76D49">
        <w:trPr>
          <w:tblHeader/>
        </w:trPr>
        <w:tc>
          <w:tcPr>
            <w:tcW w:w="362" w:type="pct"/>
            <w:tcBorders>
              <w:top w:val="single" w:sz="12" w:space="0" w:color="999999"/>
              <w:bottom w:val="single" w:sz="12" w:space="0" w:color="999999"/>
            </w:tcBorders>
            <w:shd w:val="clear" w:color="auto" w:fill="E6E6E6"/>
          </w:tcPr>
          <w:p w14:paraId="5268252C" w14:textId="77777777" w:rsidR="004545EF" w:rsidRPr="005C6D1F" w:rsidRDefault="004545EF" w:rsidP="00A76D49">
            <w:pPr>
              <w:rPr>
                <w:rFonts w:ascii="Times New Roman" w:hAnsi="Times New Roman" w:cs="Times New Roman"/>
                <w:b/>
              </w:rPr>
            </w:pPr>
            <w:r w:rsidRPr="005C6D1F">
              <w:rPr>
                <w:rFonts w:ascii="Times New Roman" w:hAnsi="Times New Roman" w:cs="Times New Roman"/>
                <w:b/>
              </w:rPr>
              <w:t>№</w:t>
            </w:r>
          </w:p>
        </w:tc>
        <w:tc>
          <w:tcPr>
            <w:tcW w:w="788" w:type="pct"/>
            <w:tcBorders>
              <w:top w:val="single" w:sz="12" w:space="0" w:color="999999"/>
              <w:bottom w:val="single" w:sz="12" w:space="0" w:color="999999"/>
            </w:tcBorders>
            <w:shd w:val="clear" w:color="auto" w:fill="E6E6E6"/>
          </w:tcPr>
          <w:p w14:paraId="0066F7F5" w14:textId="77777777" w:rsidR="004545EF" w:rsidRPr="005C6D1F" w:rsidRDefault="004545EF" w:rsidP="00A76D49">
            <w:pPr>
              <w:rPr>
                <w:rFonts w:ascii="Times New Roman" w:hAnsi="Times New Roman" w:cs="Times New Roman"/>
                <w:b/>
              </w:rPr>
            </w:pPr>
            <w:r w:rsidRPr="005C6D1F">
              <w:rPr>
                <w:rFonts w:ascii="Times New Roman" w:hAnsi="Times New Roman" w:cs="Times New Roman"/>
                <w:b/>
              </w:rPr>
              <w:t>Описание события</w:t>
            </w:r>
          </w:p>
        </w:tc>
        <w:tc>
          <w:tcPr>
            <w:tcW w:w="953" w:type="pct"/>
            <w:tcBorders>
              <w:top w:val="single" w:sz="12" w:space="0" w:color="999999"/>
              <w:bottom w:val="single" w:sz="12" w:space="0" w:color="999999"/>
            </w:tcBorders>
            <w:shd w:val="clear" w:color="auto" w:fill="E6E6E6"/>
          </w:tcPr>
          <w:p w14:paraId="094325DC" w14:textId="77777777" w:rsidR="004545EF" w:rsidRPr="005C6D1F" w:rsidRDefault="004545EF" w:rsidP="00A76D49">
            <w:pPr>
              <w:rPr>
                <w:rFonts w:ascii="Times New Roman" w:hAnsi="Times New Roman" w:cs="Times New Roman"/>
                <w:b/>
              </w:rPr>
            </w:pPr>
            <w:r w:rsidRPr="005C6D1F">
              <w:rPr>
                <w:rFonts w:ascii="Times New Roman" w:hAnsi="Times New Roman" w:cs="Times New Roman"/>
                <w:b/>
              </w:rPr>
              <w:t>Тема сообщения</w:t>
            </w:r>
          </w:p>
        </w:tc>
        <w:tc>
          <w:tcPr>
            <w:tcW w:w="1670" w:type="pct"/>
            <w:tcBorders>
              <w:top w:val="single" w:sz="12" w:space="0" w:color="999999"/>
              <w:bottom w:val="single" w:sz="12" w:space="0" w:color="999999"/>
            </w:tcBorders>
            <w:shd w:val="clear" w:color="auto" w:fill="E6E6E6"/>
          </w:tcPr>
          <w:p w14:paraId="701010B5" w14:textId="77777777" w:rsidR="004545EF" w:rsidRPr="005C6D1F" w:rsidRDefault="004545EF" w:rsidP="00A76D49">
            <w:pPr>
              <w:rPr>
                <w:rFonts w:ascii="Times New Roman" w:hAnsi="Times New Roman" w:cs="Times New Roman"/>
                <w:b/>
              </w:rPr>
            </w:pPr>
            <w:r w:rsidRPr="005C6D1F">
              <w:rPr>
                <w:rFonts w:ascii="Times New Roman" w:hAnsi="Times New Roman" w:cs="Times New Roman"/>
                <w:b/>
              </w:rPr>
              <w:t>Текст сообщения</w:t>
            </w:r>
          </w:p>
        </w:tc>
        <w:tc>
          <w:tcPr>
            <w:tcW w:w="1227" w:type="pct"/>
            <w:tcBorders>
              <w:top w:val="single" w:sz="12" w:space="0" w:color="999999"/>
              <w:bottom w:val="single" w:sz="12" w:space="0" w:color="999999"/>
            </w:tcBorders>
            <w:shd w:val="clear" w:color="auto" w:fill="E6E6E6"/>
          </w:tcPr>
          <w:p w14:paraId="335DE948" w14:textId="77777777" w:rsidR="004545EF" w:rsidRPr="005C6D1F" w:rsidRDefault="004545EF" w:rsidP="00A76D49">
            <w:pPr>
              <w:rPr>
                <w:rFonts w:ascii="Times New Roman" w:hAnsi="Times New Roman" w:cs="Times New Roman"/>
                <w:b/>
              </w:rPr>
            </w:pPr>
            <w:r w:rsidRPr="005C6D1F">
              <w:rPr>
                <w:rFonts w:ascii="Times New Roman" w:hAnsi="Times New Roman" w:cs="Times New Roman"/>
                <w:b/>
              </w:rPr>
              <w:t>Аудитория</w:t>
            </w:r>
          </w:p>
        </w:tc>
      </w:tr>
      <w:tr w:rsidR="004545EF" w:rsidRPr="005C6D1F" w14:paraId="425846EB" w14:textId="77777777" w:rsidTr="00A76D49">
        <w:tc>
          <w:tcPr>
            <w:tcW w:w="362" w:type="pct"/>
            <w:tcBorders>
              <w:top w:val="single" w:sz="8" w:space="0" w:color="999999"/>
              <w:bottom w:val="single" w:sz="8" w:space="0" w:color="999999"/>
            </w:tcBorders>
            <w:shd w:val="clear" w:color="auto" w:fill="auto"/>
          </w:tcPr>
          <w:p w14:paraId="7149E385" w14:textId="77777777" w:rsidR="004545EF" w:rsidRPr="005C6D1F" w:rsidRDefault="004545EF" w:rsidP="004545EF">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3AAA5363" w14:textId="5704A86D" w:rsidR="004545EF" w:rsidRPr="005C6D1F" w:rsidRDefault="004545EF" w:rsidP="00A76D49">
            <w:pPr>
              <w:rPr>
                <w:rFonts w:ascii="Times New Roman" w:hAnsi="Times New Roman" w:cs="Times New Roman"/>
              </w:rPr>
            </w:pPr>
            <w:r w:rsidRPr="005C6D1F">
              <w:rPr>
                <w:rFonts w:ascii="Times New Roman" w:hAnsi="Times New Roman" w:cs="Times New Roman"/>
              </w:rPr>
              <w:t xml:space="preserve">Отправлена заявка на </w:t>
            </w:r>
            <w:r w:rsidR="009806AA">
              <w:rPr>
                <w:rFonts w:ascii="Times New Roman" w:hAnsi="Times New Roman" w:cs="Times New Roman"/>
              </w:rPr>
              <w:t>рассмотрение</w:t>
            </w:r>
          </w:p>
        </w:tc>
        <w:tc>
          <w:tcPr>
            <w:tcW w:w="953" w:type="pct"/>
            <w:tcBorders>
              <w:top w:val="single" w:sz="8" w:space="0" w:color="999999"/>
              <w:bottom w:val="single" w:sz="8" w:space="0" w:color="999999"/>
            </w:tcBorders>
            <w:vAlign w:val="center"/>
          </w:tcPr>
          <w:p w14:paraId="334DD05C" w14:textId="1FD4F0C2" w:rsidR="004545EF" w:rsidRPr="005C6D1F" w:rsidRDefault="004545EF" w:rsidP="00A76D49">
            <w:pPr>
              <w:rPr>
                <w:rFonts w:ascii="Times New Roman" w:hAnsi="Times New Roman" w:cs="Times New Roman"/>
              </w:rPr>
            </w:pPr>
            <w:r w:rsidRPr="005C6D1F">
              <w:rPr>
                <w:rFonts w:ascii="Times New Roman" w:hAnsi="Times New Roman" w:cs="Times New Roman"/>
              </w:rPr>
              <w:t xml:space="preserve">Заявка на </w:t>
            </w:r>
            <w:r w:rsidR="009806AA">
              <w:rPr>
                <w:rFonts w:ascii="Times New Roman" w:hAnsi="Times New Roman" w:cs="Times New Roman"/>
              </w:rPr>
              <w:t>рассмотрении</w:t>
            </w:r>
          </w:p>
        </w:tc>
        <w:tc>
          <w:tcPr>
            <w:tcW w:w="1670" w:type="pct"/>
            <w:tcBorders>
              <w:top w:val="single" w:sz="8" w:space="0" w:color="999999"/>
              <w:bottom w:val="single" w:sz="8" w:space="0" w:color="999999"/>
            </w:tcBorders>
            <w:vAlign w:val="center"/>
          </w:tcPr>
          <w:p w14:paraId="4B3F39A1" w14:textId="77777777" w:rsidR="004545EF" w:rsidRPr="005C6D1F" w:rsidRDefault="004545EF" w:rsidP="00A76D49">
            <w:pPr>
              <w:rPr>
                <w:rFonts w:ascii="Times New Roman" w:hAnsi="Times New Roman" w:cs="Times New Roman"/>
              </w:rPr>
            </w:pPr>
            <w:r w:rsidRPr="005C6D1F">
              <w:rPr>
                <w:rFonts w:ascii="Times New Roman" w:hAnsi="Times New Roman" w:cs="Times New Roman"/>
              </w:rPr>
              <w:t>Добрый день!</w:t>
            </w:r>
          </w:p>
          <w:p w14:paraId="5392B805" w14:textId="49F7EFB0" w:rsidR="004545EF" w:rsidRPr="005C6D1F" w:rsidRDefault="004545EF" w:rsidP="00A76D49">
            <w:pPr>
              <w:rPr>
                <w:rStyle w:val="normaltextrun"/>
                <w:rFonts w:ascii="Times New Roman" w:hAnsi="Times New Roman" w:cs="Times New Roman"/>
                <w:shd w:val="clear" w:color="auto" w:fill="FFFFFF"/>
              </w:rPr>
            </w:pPr>
            <w:r w:rsidRPr="005C6D1F">
              <w:rPr>
                <w:rFonts w:ascii="Times New Roman" w:hAnsi="Times New Roman" w:cs="Times New Roman"/>
              </w:rPr>
              <w:t>Поступила заявка</w:t>
            </w:r>
            <w:r w:rsidR="009806AA">
              <w:rPr>
                <w:rFonts w:ascii="Times New Roman" w:hAnsi="Times New Roman" w:cs="Times New Roman"/>
              </w:rPr>
              <w:t xml:space="preserve"> на подбор персонала</w:t>
            </w:r>
            <w:r w:rsidRPr="005C6D1F">
              <w:rPr>
                <w:rFonts w:ascii="Times New Roman" w:hAnsi="Times New Roman" w:cs="Times New Roman"/>
              </w:rPr>
              <w:t xml:space="preserve"> от </w:t>
            </w:r>
            <w:r w:rsidRPr="005C6D1F">
              <w:rPr>
                <w:rStyle w:val="normaltextrun"/>
                <w:rFonts w:ascii="Times New Roman" w:hAnsi="Times New Roman" w:cs="Times New Roman"/>
                <w:shd w:val="clear" w:color="auto" w:fill="FFFFFF"/>
              </w:rPr>
              <w:t>[Фамилия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[Имя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[Отчество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w:t>
            </w:r>
          </w:p>
          <w:p w14:paraId="3EAA6C30" w14:textId="77777777" w:rsidR="004545EF" w:rsidRPr="005C6D1F" w:rsidRDefault="004545EF" w:rsidP="00A76D49">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 заявки [№ заявки]</w:t>
            </w:r>
          </w:p>
          <w:p w14:paraId="2B053525" w14:textId="77777777" w:rsidR="004545EF" w:rsidRPr="005C6D1F" w:rsidRDefault="004545EF" w:rsidP="00A76D49">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[Ссылка на заявку]</w:t>
            </w:r>
          </w:p>
          <w:p w14:paraId="01D49FC4" w14:textId="77777777" w:rsidR="004545EF" w:rsidRPr="005C6D1F" w:rsidRDefault="004545EF" w:rsidP="00A76D49">
            <w:pPr>
              <w:rPr>
                <w:rFonts w:ascii="Times New Roman" w:hAnsi="Times New Roman" w:cs="Times New Roman"/>
              </w:rPr>
            </w:pPr>
          </w:p>
        </w:tc>
        <w:tc>
          <w:tcPr>
            <w:tcW w:w="1227" w:type="pct"/>
            <w:tcBorders>
              <w:top w:val="single" w:sz="8" w:space="0" w:color="999999"/>
              <w:bottom w:val="single" w:sz="8" w:space="0" w:color="999999"/>
            </w:tcBorders>
            <w:shd w:val="clear" w:color="auto" w:fill="auto"/>
            <w:vAlign w:val="center"/>
          </w:tcPr>
          <w:p w14:paraId="5501D514" w14:textId="1EC80E6B" w:rsidR="004545EF" w:rsidRPr="005C6D1F" w:rsidDel="00700930" w:rsidRDefault="009806AA" w:rsidP="00A76D49">
            <w:pPr>
              <w:jc w:val="center"/>
              <w:rPr>
                <w:rFonts w:ascii="Times New Roman" w:hAnsi="Times New Roman" w:cs="Times New Roman"/>
              </w:rPr>
            </w:pPr>
            <w:r>
              <w:rPr>
                <w:rFonts w:ascii="Times New Roman" w:hAnsi="Times New Roman" w:cs="Times New Roman"/>
              </w:rPr>
              <w:t>Аккаунт</w:t>
            </w:r>
          </w:p>
        </w:tc>
      </w:tr>
      <w:tr w:rsidR="00E83C7F" w:rsidRPr="005C6D1F" w14:paraId="21252653" w14:textId="77777777" w:rsidTr="00A76D49">
        <w:tc>
          <w:tcPr>
            <w:tcW w:w="362" w:type="pct"/>
            <w:tcBorders>
              <w:top w:val="single" w:sz="8" w:space="0" w:color="999999"/>
              <w:bottom w:val="single" w:sz="8" w:space="0" w:color="999999"/>
            </w:tcBorders>
            <w:shd w:val="clear" w:color="auto" w:fill="auto"/>
          </w:tcPr>
          <w:p w14:paraId="60F04D65" w14:textId="77777777" w:rsidR="00E83C7F" w:rsidRPr="005C6D1F" w:rsidRDefault="00E83C7F" w:rsidP="00E83C7F">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7DD5FFCB" w14:textId="51E2CC5D" w:rsidR="00E83C7F" w:rsidRPr="005C6D1F" w:rsidRDefault="00E83C7F" w:rsidP="00E83C7F">
            <w:pPr>
              <w:rPr>
                <w:rFonts w:ascii="Times New Roman" w:hAnsi="Times New Roman" w:cs="Times New Roman"/>
              </w:rPr>
            </w:pPr>
            <w:r w:rsidRPr="005C6D1F">
              <w:rPr>
                <w:rFonts w:ascii="Times New Roman" w:hAnsi="Times New Roman" w:cs="Times New Roman"/>
              </w:rPr>
              <w:t>Заявка отклонена</w:t>
            </w:r>
          </w:p>
        </w:tc>
        <w:tc>
          <w:tcPr>
            <w:tcW w:w="953" w:type="pct"/>
            <w:tcBorders>
              <w:top w:val="single" w:sz="8" w:space="0" w:color="999999"/>
              <w:bottom w:val="single" w:sz="8" w:space="0" w:color="999999"/>
            </w:tcBorders>
            <w:vAlign w:val="center"/>
          </w:tcPr>
          <w:p w14:paraId="15C3025D" w14:textId="04C6FA29" w:rsidR="00E83C7F" w:rsidRPr="005C6D1F" w:rsidRDefault="00E83C7F" w:rsidP="00E83C7F">
            <w:pPr>
              <w:rPr>
                <w:rFonts w:ascii="Times New Roman" w:hAnsi="Times New Roman" w:cs="Times New Roman"/>
              </w:rPr>
            </w:pPr>
            <w:r w:rsidRPr="005C6D1F">
              <w:rPr>
                <w:rFonts w:ascii="Times New Roman" w:hAnsi="Times New Roman" w:cs="Times New Roman"/>
              </w:rPr>
              <w:t>Заявка отклонена</w:t>
            </w:r>
          </w:p>
        </w:tc>
        <w:tc>
          <w:tcPr>
            <w:tcW w:w="1670" w:type="pct"/>
            <w:tcBorders>
              <w:top w:val="single" w:sz="8" w:space="0" w:color="999999"/>
              <w:bottom w:val="single" w:sz="8" w:space="0" w:color="999999"/>
            </w:tcBorders>
            <w:vAlign w:val="center"/>
          </w:tcPr>
          <w:p w14:paraId="6077995C" w14:textId="77777777" w:rsidR="00E83C7F" w:rsidRPr="005C6D1F" w:rsidRDefault="00E83C7F" w:rsidP="00E83C7F">
            <w:pPr>
              <w:rPr>
                <w:rFonts w:ascii="Times New Roman" w:hAnsi="Times New Roman" w:cs="Times New Roman"/>
              </w:rPr>
            </w:pPr>
            <w:r w:rsidRPr="005C6D1F">
              <w:rPr>
                <w:rFonts w:ascii="Times New Roman" w:hAnsi="Times New Roman" w:cs="Times New Roman"/>
              </w:rPr>
              <w:t>Добрый день!</w:t>
            </w:r>
          </w:p>
          <w:p w14:paraId="67434D8A" w14:textId="77777777" w:rsidR="00E83C7F" w:rsidRPr="005C6D1F" w:rsidRDefault="00E83C7F" w:rsidP="00E83C7F">
            <w:pPr>
              <w:rPr>
                <w:rStyle w:val="normaltextrun"/>
                <w:rFonts w:ascii="Times New Roman" w:hAnsi="Times New Roman" w:cs="Times New Roman"/>
                <w:shd w:val="clear" w:color="auto" w:fill="FFFFFF"/>
              </w:rPr>
            </w:pPr>
            <w:r w:rsidRPr="005C6D1F">
              <w:rPr>
                <w:rFonts w:ascii="Times New Roman" w:hAnsi="Times New Roman" w:cs="Times New Roman"/>
              </w:rPr>
              <w:t>Заявка</w:t>
            </w:r>
          </w:p>
          <w:p w14:paraId="1C028F49" w14:textId="77777777" w:rsidR="00E83C7F" w:rsidRPr="005C6D1F" w:rsidRDefault="00E83C7F" w:rsidP="00E83C7F">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 [№ заявки]</w:t>
            </w:r>
          </w:p>
          <w:p w14:paraId="293FA96E" w14:textId="2349AD74" w:rsidR="00E83C7F" w:rsidRPr="005C6D1F" w:rsidRDefault="00E83C7F" w:rsidP="00E83C7F">
            <w:pPr>
              <w:rPr>
                <w:rFonts w:ascii="Times New Roman" w:hAnsi="Times New Roman" w:cs="Times New Roman"/>
                <w:sz w:val="27"/>
                <w:szCs w:val="27"/>
              </w:rPr>
            </w:pPr>
            <w:r w:rsidRPr="005C6D1F">
              <w:rPr>
                <w:rStyle w:val="normaltextrun"/>
                <w:rFonts w:ascii="Times New Roman" w:hAnsi="Times New Roman" w:cs="Times New Roman"/>
                <w:shd w:val="clear" w:color="auto" w:fill="FFFFFF"/>
              </w:rPr>
              <w:t>отклонена</w:t>
            </w:r>
            <w:r w:rsidR="00B1721C">
              <w:rPr>
                <w:rStyle w:val="normaltextrun"/>
                <w:rFonts w:ascii="Times New Roman" w:hAnsi="Times New Roman" w:cs="Times New Roman"/>
                <w:shd w:val="clear" w:color="auto" w:fill="FFFFFF"/>
              </w:rPr>
              <w:t xml:space="preserve"> </w:t>
            </w:r>
            <w:r w:rsidR="00B1721C" w:rsidRPr="005C6D1F">
              <w:rPr>
                <w:rStyle w:val="normaltextrun"/>
                <w:rFonts w:ascii="Times New Roman" w:hAnsi="Times New Roman" w:cs="Times New Roman"/>
                <w:shd w:val="clear" w:color="auto" w:fill="FFFFFF"/>
              </w:rPr>
              <w:t>[</w:t>
            </w:r>
            <w:r w:rsidR="00B1721C">
              <w:rPr>
                <w:rStyle w:val="normaltextrun"/>
                <w:rFonts w:ascii="Times New Roman" w:hAnsi="Times New Roman" w:cs="Times New Roman"/>
                <w:shd w:val="clear" w:color="auto" w:fill="FFFFFF"/>
              </w:rPr>
              <w:t xml:space="preserve">Пользователь отклонивший </w:t>
            </w:r>
            <w:proofErr w:type="gramStart"/>
            <w:r w:rsidR="00B1721C">
              <w:rPr>
                <w:rStyle w:val="normaltextrun"/>
                <w:rFonts w:ascii="Times New Roman" w:hAnsi="Times New Roman" w:cs="Times New Roman"/>
                <w:shd w:val="clear" w:color="auto" w:fill="FFFFFF"/>
              </w:rPr>
              <w:t>заявку</w:t>
            </w:r>
            <w:r w:rsidR="00B1721C" w:rsidRPr="005C6D1F">
              <w:rPr>
                <w:rStyle w:val="normaltextrun"/>
                <w:rFonts w:ascii="Times New Roman" w:hAnsi="Times New Roman" w:cs="Times New Roman"/>
                <w:shd w:val="clear" w:color="auto" w:fill="FFFFFF"/>
              </w:rPr>
              <w:t>]</w:t>
            </w:r>
            <w:r w:rsidR="00B1721C">
              <w:rPr>
                <w:rStyle w:val="normaltextrun"/>
                <w:rFonts w:ascii="Times New Roman" w:hAnsi="Times New Roman" w:cs="Times New Roman"/>
                <w:shd w:val="clear" w:color="auto" w:fill="FFFFFF"/>
              </w:rPr>
              <w:t xml:space="preserve"> </w:t>
            </w:r>
            <w:r w:rsidRPr="005C6D1F">
              <w:rPr>
                <w:rStyle w:val="normaltextrun"/>
                <w:rFonts w:ascii="Times New Roman" w:hAnsi="Times New Roman" w:cs="Times New Roman"/>
                <w:shd w:val="clear" w:color="auto" w:fill="FFFFFF"/>
              </w:rPr>
              <w:t xml:space="preserve"> с</w:t>
            </w:r>
            <w:proofErr w:type="gramEnd"/>
            <w:r w:rsidRPr="005C6D1F">
              <w:rPr>
                <w:rStyle w:val="normaltextrun"/>
                <w:rFonts w:ascii="Times New Roman" w:hAnsi="Times New Roman" w:cs="Times New Roman"/>
                <w:shd w:val="clear" w:color="auto" w:fill="FFFFFF"/>
              </w:rPr>
              <w:t xml:space="preserve"> комментарием [комментарий]. Вы можете ознакомиться с заявкой, перейдя по ссылке</w:t>
            </w:r>
          </w:p>
          <w:p w14:paraId="0A53A67F" w14:textId="77777777" w:rsidR="00E83C7F" w:rsidRPr="005C6D1F" w:rsidRDefault="00E83C7F" w:rsidP="00E83C7F">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[Ссылка на заявку]</w:t>
            </w:r>
          </w:p>
          <w:p w14:paraId="753E67BF" w14:textId="77777777" w:rsidR="00E83C7F" w:rsidRPr="005C6D1F" w:rsidRDefault="00E83C7F" w:rsidP="00E83C7F">
            <w:pPr>
              <w:rPr>
                <w:rFonts w:ascii="Times New Roman" w:hAnsi="Times New Roman" w:cs="Times New Roman"/>
              </w:rPr>
            </w:pPr>
          </w:p>
        </w:tc>
        <w:tc>
          <w:tcPr>
            <w:tcW w:w="1227" w:type="pct"/>
            <w:tcBorders>
              <w:top w:val="single" w:sz="8" w:space="0" w:color="999999"/>
              <w:bottom w:val="single" w:sz="8" w:space="0" w:color="999999"/>
            </w:tcBorders>
            <w:shd w:val="clear" w:color="auto" w:fill="auto"/>
            <w:vAlign w:val="center"/>
          </w:tcPr>
          <w:p w14:paraId="761F12E7" w14:textId="0FA4730D" w:rsidR="00E83C7F" w:rsidRDefault="00E83C7F" w:rsidP="00E83C7F">
            <w:pPr>
              <w:jc w:val="center"/>
              <w:rPr>
                <w:rFonts w:ascii="Times New Roman" w:hAnsi="Times New Roman" w:cs="Times New Roman"/>
              </w:rPr>
            </w:pPr>
            <w:r>
              <w:rPr>
                <w:rFonts w:ascii="Times New Roman" w:hAnsi="Times New Roman" w:cs="Times New Roman"/>
              </w:rPr>
              <w:t>Автор заявки/Аккаунт</w:t>
            </w:r>
          </w:p>
        </w:tc>
      </w:tr>
      <w:tr w:rsidR="00E83C7F" w:rsidRPr="005C6D1F" w14:paraId="4EE56AE9" w14:textId="77777777" w:rsidTr="00A76D49">
        <w:tc>
          <w:tcPr>
            <w:tcW w:w="362" w:type="pct"/>
            <w:tcBorders>
              <w:top w:val="single" w:sz="8" w:space="0" w:color="999999"/>
              <w:bottom w:val="single" w:sz="8" w:space="0" w:color="999999"/>
            </w:tcBorders>
            <w:shd w:val="clear" w:color="auto" w:fill="auto"/>
          </w:tcPr>
          <w:p w14:paraId="4FA5905E" w14:textId="77777777" w:rsidR="00E83C7F" w:rsidRPr="005C6D1F" w:rsidRDefault="00E83C7F" w:rsidP="00E83C7F">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1DA04EAD" w14:textId="48643DA4" w:rsidR="00E83C7F" w:rsidRPr="005C6D1F" w:rsidRDefault="00DD503C" w:rsidP="00E83C7F">
            <w:pPr>
              <w:rPr>
                <w:rFonts w:ascii="Times New Roman" w:hAnsi="Times New Roman" w:cs="Times New Roman"/>
              </w:rPr>
            </w:pPr>
            <w:r>
              <w:rPr>
                <w:rFonts w:ascii="Times New Roman" w:hAnsi="Times New Roman" w:cs="Times New Roman"/>
              </w:rPr>
              <w:t>П</w:t>
            </w:r>
            <w:r w:rsidRPr="00DD503C">
              <w:rPr>
                <w:rFonts w:ascii="Times New Roman" w:hAnsi="Times New Roman" w:cs="Times New Roman"/>
              </w:rPr>
              <w:t xml:space="preserve">оступила заявка на </w:t>
            </w:r>
            <w:r>
              <w:rPr>
                <w:rFonts w:ascii="Times New Roman" w:hAnsi="Times New Roman" w:cs="Times New Roman"/>
              </w:rPr>
              <w:t>с</w:t>
            </w:r>
            <w:r w:rsidRPr="00DD503C">
              <w:rPr>
                <w:rFonts w:ascii="Times New Roman" w:hAnsi="Times New Roman" w:cs="Times New Roman"/>
              </w:rPr>
              <w:t>огласование</w:t>
            </w:r>
          </w:p>
        </w:tc>
        <w:tc>
          <w:tcPr>
            <w:tcW w:w="953" w:type="pct"/>
            <w:tcBorders>
              <w:top w:val="single" w:sz="8" w:space="0" w:color="999999"/>
              <w:bottom w:val="single" w:sz="8" w:space="0" w:color="999999"/>
            </w:tcBorders>
            <w:vAlign w:val="center"/>
          </w:tcPr>
          <w:p w14:paraId="29F7053C" w14:textId="45F8CF76" w:rsidR="00E83C7F" w:rsidRPr="005C6D1F" w:rsidRDefault="00DD503C" w:rsidP="00E83C7F">
            <w:pPr>
              <w:rPr>
                <w:rFonts w:ascii="Times New Roman" w:hAnsi="Times New Roman" w:cs="Times New Roman"/>
              </w:rPr>
            </w:pPr>
            <w:r>
              <w:rPr>
                <w:rFonts w:ascii="Times New Roman" w:hAnsi="Times New Roman" w:cs="Times New Roman"/>
              </w:rPr>
              <w:t>П</w:t>
            </w:r>
            <w:r w:rsidRPr="00DD503C">
              <w:rPr>
                <w:rFonts w:ascii="Times New Roman" w:hAnsi="Times New Roman" w:cs="Times New Roman"/>
              </w:rPr>
              <w:t xml:space="preserve">оступила заявка на </w:t>
            </w:r>
            <w:r>
              <w:rPr>
                <w:rFonts w:ascii="Times New Roman" w:hAnsi="Times New Roman" w:cs="Times New Roman"/>
              </w:rPr>
              <w:t>с</w:t>
            </w:r>
            <w:r w:rsidRPr="00DD503C">
              <w:rPr>
                <w:rFonts w:ascii="Times New Roman" w:hAnsi="Times New Roman" w:cs="Times New Roman"/>
              </w:rPr>
              <w:t>огласование</w:t>
            </w:r>
          </w:p>
        </w:tc>
        <w:tc>
          <w:tcPr>
            <w:tcW w:w="1670" w:type="pct"/>
            <w:tcBorders>
              <w:top w:val="single" w:sz="8" w:space="0" w:color="999999"/>
              <w:bottom w:val="single" w:sz="8" w:space="0" w:color="999999"/>
            </w:tcBorders>
            <w:vAlign w:val="center"/>
          </w:tcPr>
          <w:p w14:paraId="0490A618" w14:textId="77777777" w:rsidR="00E83C7F" w:rsidRPr="005C6D1F" w:rsidRDefault="00E83C7F" w:rsidP="00E83C7F">
            <w:pPr>
              <w:rPr>
                <w:rFonts w:ascii="Times New Roman" w:hAnsi="Times New Roman" w:cs="Times New Roman"/>
              </w:rPr>
            </w:pPr>
            <w:r w:rsidRPr="005C6D1F">
              <w:rPr>
                <w:rFonts w:ascii="Times New Roman" w:hAnsi="Times New Roman" w:cs="Times New Roman"/>
              </w:rPr>
              <w:t>Добрый день!</w:t>
            </w:r>
          </w:p>
          <w:p w14:paraId="3C408B49" w14:textId="77777777" w:rsidR="00E83C7F" w:rsidRPr="005C6D1F" w:rsidRDefault="00E83C7F" w:rsidP="00E83C7F">
            <w:pPr>
              <w:rPr>
                <w:rStyle w:val="normaltextrun"/>
                <w:rFonts w:ascii="Times New Roman" w:hAnsi="Times New Roman" w:cs="Times New Roman"/>
                <w:shd w:val="clear" w:color="auto" w:fill="FFFFFF"/>
              </w:rPr>
            </w:pPr>
            <w:r w:rsidRPr="005C6D1F">
              <w:rPr>
                <w:rFonts w:ascii="Times New Roman" w:hAnsi="Times New Roman" w:cs="Times New Roman"/>
              </w:rPr>
              <w:t xml:space="preserve">Поступила заявка от </w:t>
            </w:r>
            <w:r w:rsidRPr="005C6D1F">
              <w:rPr>
                <w:rStyle w:val="normaltextrun"/>
                <w:rFonts w:ascii="Times New Roman" w:hAnsi="Times New Roman" w:cs="Times New Roman"/>
                <w:shd w:val="clear" w:color="auto" w:fill="FFFFFF"/>
              </w:rPr>
              <w:t>[Фамилия </w:t>
            </w:r>
            <w:r>
              <w:rPr>
                <w:rStyle w:val="normaltextrun"/>
                <w:rFonts w:ascii="Times New Roman" w:hAnsi="Times New Roman" w:cs="Times New Roman"/>
                <w:shd w:val="clear" w:color="auto" w:fill="FFFFFF"/>
              </w:rPr>
              <w:t>а</w:t>
            </w:r>
            <w:r w:rsidRPr="00A76D49">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[Имя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[Отчество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w:t>
            </w:r>
          </w:p>
          <w:p w14:paraId="132C3B93" w14:textId="77777777" w:rsidR="00E83C7F" w:rsidRPr="005C6D1F" w:rsidRDefault="00E83C7F" w:rsidP="00E83C7F">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 заявки [№ заявки]</w:t>
            </w:r>
          </w:p>
          <w:p w14:paraId="22F637E4" w14:textId="77777777" w:rsidR="00E83C7F" w:rsidRPr="005C6D1F" w:rsidRDefault="00E83C7F" w:rsidP="00E83C7F">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[Ссылка на заявку]</w:t>
            </w:r>
          </w:p>
          <w:p w14:paraId="5ACAF63A" w14:textId="77777777" w:rsidR="00E83C7F" w:rsidRPr="005C6D1F" w:rsidRDefault="00E83C7F" w:rsidP="00E83C7F">
            <w:pPr>
              <w:jc w:val="center"/>
              <w:rPr>
                <w:rFonts w:ascii="Times New Roman" w:hAnsi="Times New Roman" w:cs="Times New Roman"/>
              </w:rPr>
            </w:pPr>
          </w:p>
        </w:tc>
        <w:tc>
          <w:tcPr>
            <w:tcW w:w="1227" w:type="pct"/>
            <w:tcBorders>
              <w:top w:val="single" w:sz="8" w:space="0" w:color="999999"/>
              <w:bottom w:val="single" w:sz="8" w:space="0" w:color="999999"/>
            </w:tcBorders>
            <w:shd w:val="clear" w:color="auto" w:fill="auto"/>
            <w:vAlign w:val="center"/>
          </w:tcPr>
          <w:p w14:paraId="3754E517" w14:textId="1F363E73" w:rsidR="00E83C7F" w:rsidRPr="005C6D1F" w:rsidRDefault="00E83C7F" w:rsidP="00E83C7F">
            <w:pPr>
              <w:jc w:val="center"/>
              <w:rPr>
                <w:rFonts w:ascii="Times New Roman" w:hAnsi="Times New Roman" w:cs="Times New Roman"/>
              </w:rPr>
            </w:pPr>
            <w:r>
              <w:rPr>
                <w:rFonts w:ascii="Times New Roman" w:hAnsi="Times New Roman" w:cs="Times New Roman"/>
              </w:rPr>
              <w:t>Главный Рекрутер</w:t>
            </w:r>
          </w:p>
        </w:tc>
      </w:tr>
      <w:tr w:rsidR="00E83C7F" w:rsidRPr="005C6D1F" w14:paraId="4043A269" w14:textId="77777777" w:rsidTr="00A76D49">
        <w:tc>
          <w:tcPr>
            <w:tcW w:w="362" w:type="pct"/>
            <w:tcBorders>
              <w:top w:val="single" w:sz="8" w:space="0" w:color="999999"/>
              <w:bottom w:val="single" w:sz="8" w:space="0" w:color="999999"/>
            </w:tcBorders>
            <w:shd w:val="clear" w:color="auto" w:fill="auto"/>
          </w:tcPr>
          <w:p w14:paraId="52435864" w14:textId="77777777" w:rsidR="00E83C7F" w:rsidRPr="005C6D1F" w:rsidRDefault="00E83C7F" w:rsidP="00E83C7F">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7CA2D5CE" w14:textId="5FBA24CA" w:rsidR="00E83C7F" w:rsidRPr="005C6D1F" w:rsidRDefault="00E83C7F" w:rsidP="00E83C7F">
            <w:pPr>
              <w:rPr>
                <w:rFonts w:ascii="Times New Roman" w:hAnsi="Times New Roman" w:cs="Times New Roman"/>
              </w:rPr>
            </w:pPr>
            <w:r w:rsidRPr="005C6D1F">
              <w:rPr>
                <w:rFonts w:ascii="Times New Roman" w:hAnsi="Times New Roman" w:cs="Times New Roman"/>
              </w:rPr>
              <w:t>Заявка</w:t>
            </w:r>
            <w:r>
              <w:rPr>
                <w:rFonts w:ascii="Times New Roman" w:hAnsi="Times New Roman" w:cs="Times New Roman"/>
              </w:rPr>
              <w:t xml:space="preserve"> на согласовании</w:t>
            </w:r>
          </w:p>
        </w:tc>
        <w:tc>
          <w:tcPr>
            <w:tcW w:w="953" w:type="pct"/>
            <w:tcBorders>
              <w:top w:val="single" w:sz="8" w:space="0" w:color="999999"/>
              <w:bottom w:val="single" w:sz="8" w:space="0" w:color="999999"/>
            </w:tcBorders>
            <w:vAlign w:val="center"/>
          </w:tcPr>
          <w:p w14:paraId="0DF14C1B" w14:textId="77777777" w:rsidR="00E83C7F" w:rsidRPr="005C6D1F" w:rsidRDefault="00E83C7F" w:rsidP="00E83C7F">
            <w:pPr>
              <w:rPr>
                <w:rFonts w:ascii="Times New Roman" w:hAnsi="Times New Roman" w:cs="Times New Roman"/>
              </w:rPr>
            </w:pPr>
            <w:r w:rsidRPr="005C6D1F">
              <w:rPr>
                <w:rFonts w:ascii="Times New Roman" w:hAnsi="Times New Roman" w:cs="Times New Roman"/>
              </w:rPr>
              <w:t xml:space="preserve">Заявка </w:t>
            </w:r>
          </w:p>
          <w:p w14:paraId="7D015C7B" w14:textId="1C4125E9" w:rsidR="00E83C7F" w:rsidRPr="005C6D1F" w:rsidRDefault="00E83C7F" w:rsidP="00E83C7F">
            <w:pPr>
              <w:rPr>
                <w:rFonts w:ascii="Times New Roman" w:hAnsi="Times New Roman" w:cs="Times New Roman"/>
              </w:rPr>
            </w:pPr>
            <w:r>
              <w:rPr>
                <w:rFonts w:ascii="Times New Roman" w:hAnsi="Times New Roman" w:cs="Times New Roman"/>
              </w:rPr>
              <w:t>на согласовании с руководством</w:t>
            </w:r>
          </w:p>
        </w:tc>
        <w:tc>
          <w:tcPr>
            <w:tcW w:w="1670" w:type="pct"/>
            <w:tcBorders>
              <w:top w:val="single" w:sz="8" w:space="0" w:color="999999"/>
              <w:bottom w:val="single" w:sz="8" w:space="0" w:color="999999"/>
            </w:tcBorders>
            <w:vAlign w:val="center"/>
          </w:tcPr>
          <w:p w14:paraId="3845CF1F" w14:textId="77777777" w:rsidR="00E83C7F" w:rsidRPr="005C6D1F" w:rsidRDefault="00E83C7F" w:rsidP="00E83C7F">
            <w:pPr>
              <w:rPr>
                <w:rFonts w:ascii="Times New Roman" w:hAnsi="Times New Roman" w:cs="Times New Roman"/>
              </w:rPr>
            </w:pPr>
            <w:r w:rsidRPr="005C6D1F">
              <w:rPr>
                <w:rFonts w:ascii="Times New Roman" w:hAnsi="Times New Roman" w:cs="Times New Roman"/>
              </w:rPr>
              <w:t>Добрый день!</w:t>
            </w:r>
          </w:p>
          <w:p w14:paraId="6927BC97" w14:textId="77777777" w:rsidR="00E83C7F" w:rsidRPr="005C6D1F" w:rsidRDefault="00E83C7F" w:rsidP="00E83C7F">
            <w:pPr>
              <w:rPr>
                <w:rStyle w:val="normaltextrun"/>
                <w:rFonts w:ascii="Times New Roman" w:hAnsi="Times New Roman" w:cs="Times New Roman"/>
                <w:shd w:val="clear" w:color="auto" w:fill="FFFFFF"/>
              </w:rPr>
            </w:pPr>
            <w:r w:rsidRPr="005C6D1F">
              <w:rPr>
                <w:rFonts w:ascii="Times New Roman" w:hAnsi="Times New Roman" w:cs="Times New Roman"/>
              </w:rPr>
              <w:t>Заявка №</w:t>
            </w:r>
          </w:p>
          <w:p w14:paraId="347ACF03" w14:textId="77777777" w:rsidR="00E83C7F" w:rsidRPr="005C6D1F" w:rsidRDefault="00E83C7F" w:rsidP="00E83C7F">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 заявки]</w:t>
            </w:r>
          </w:p>
          <w:p w14:paraId="66647DFB" w14:textId="4E7B7DEA" w:rsidR="00E83C7F" w:rsidRPr="000C7C5F" w:rsidRDefault="00E83C7F" w:rsidP="00E83C7F">
            <w:r w:rsidRPr="000C7C5F">
              <w:rPr>
                <w:rFonts w:ascii="Times New Roman" w:hAnsi="Times New Roman" w:cs="Times New Roman"/>
              </w:rPr>
              <w:t>О</w:t>
            </w:r>
            <w:r w:rsidRPr="00E83C7F">
              <w:rPr>
                <w:rFonts w:ascii="Times New Roman" w:hAnsi="Times New Roman" w:cs="Times New Roman"/>
              </w:rPr>
              <w:t>тправлена на согласование с руководством</w:t>
            </w:r>
            <w:r w:rsidRPr="000C7C5F">
              <w:rPr>
                <w:rFonts w:ascii="Times New Roman" w:hAnsi="Times New Roman" w:cs="Times New Roman"/>
              </w:rPr>
              <w:t xml:space="preserve">. Вы можете </w:t>
            </w:r>
          </w:p>
          <w:p w14:paraId="529AF395" w14:textId="6EF0FA31" w:rsidR="00E83C7F" w:rsidRPr="005C6D1F" w:rsidRDefault="00E83C7F" w:rsidP="00E83C7F">
            <w:pPr>
              <w:rPr>
                <w:rFonts w:ascii="Times New Roman" w:hAnsi="Times New Roman" w:cs="Times New Roman"/>
              </w:rPr>
            </w:pPr>
            <w:r w:rsidRPr="005C6D1F">
              <w:rPr>
                <w:rStyle w:val="normaltextrun"/>
                <w:rFonts w:ascii="Times New Roman" w:hAnsi="Times New Roman" w:cs="Times New Roman"/>
                <w:shd w:val="clear" w:color="auto" w:fill="FFFFFF"/>
              </w:rPr>
              <w:t xml:space="preserve">[Ссылка на заявку] </w:t>
            </w:r>
          </w:p>
        </w:tc>
        <w:tc>
          <w:tcPr>
            <w:tcW w:w="1227" w:type="pct"/>
            <w:tcBorders>
              <w:top w:val="single" w:sz="8" w:space="0" w:color="999999"/>
              <w:bottom w:val="single" w:sz="8" w:space="0" w:color="999999"/>
            </w:tcBorders>
            <w:shd w:val="clear" w:color="auto" w:fill="auto"/>
            <w:vAlign w:val="center"/>
          </w:tcPr>
          <w:p w14:paraId="1D7F85FB" w14:textId="10CDDBDD" w:rsidR="00E83C7F" w:rsidRPr="005C6D1F" w:rsidRDefault="00E83C7F" w:rsidP="00E83C7F">
            <w:pPr>
              <w:jc w:val="center"/>
              <w:rPr>
                <w:rFonts w:ascii="Times New Roman" w:hAnsi="Times New Roman" w:cs="Times New Roman"/>
              </w:rPr>
            </w:pPr>
            <w:r>
              <w:rPr>
                <w:rFonts w:ascii="Times New Roman" w:hAnsi="Times New Roman" w:cs="Times New Roman"/>
              </w:rPr>
              <w:t>Автор/Аккаунт</w:t>
            </w:r>
          </w:p>
        </w:tc>
      </w:tr>
      <w:tr w:rsidR="00E83C7F" w:rsidRPr="005C6D1F" w14:paraId="6688F17B" w14:textId="77777777" w:rsidTr="00A76D49">
        <w:tc>
          <w:tcPr>
            <w:tcW w:w="362" w:type="pct"/>
            <w:tcBorders>
              <w:top w:val="single" w:sz="8" w:space="0" w:color="999999"/>
              <w:bottom w:val="single" w:sz="8" w:space="0" w:color="999999"/>
            </w:tcBorders>
            <w:shd w:val="clear" w:color="auto" w:fill="auto"/>
          </w:tcPr>
          <w:p w14:paraId="7DBA60C5" w14:textId="77777777" w:rsidR="00E83C7F" w:rsidRPr="005C6D1F" w:rsidRDefault="00E83C7F" w:rsidP="00E83C7F">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721F6278" w14:textId="04FE342F" w:rsidR="00E83C7F" w:rsidRPr="005C6D1F" w:rsidRDefault="000C7C5F" w:rsidP="00E83C7F">
            <w:pPr>
              <w:rPr>
                <w:rFonts w:ascii="Times New Roman" w:hAnsi="Times New Roman" w:cs="Times New Roman"/>
              </w:rPr>
            </w:pPr>
            <w:r>
              <w:rPr>
                <w:rFonts w:ascii="Times New Roman" w:hAnsi="Times New Roman" w:cs="Times New Roman"/>
              </w:rPr>
              <w:t>Заявка на исполнении</w:t>
            </w:r>
          </w:p>
        </w:tc>
        <w:tc>
          <w:tcPr>
            <w:tcW w:w="953" w:type="pct"/>
            <w:tcBorders>
              <w:top w:val="single" w:sz="8" w:space="0" w:color="999999"/>
              <w:bottom w:val="single" w:sz="8" w:space="0" w:color="999999"/>
            </w:tcBorders>
            <w:vAlign w:val="center"/>
          </w:tcPr>
          <w:p w14:paraId="39118E01" w14:textId="705C98D7" w:rsidR="00E83C7F" w:rsidRPr="005C6D1F" w:rsidRDefault="000C7C5F" w:rsidP="000C7C5F">
            <w:pPr>
              <w:rPr>
                <w:rFonts w:ascii="Times New Roman" w:hAnsi="Times New Roman" w:cs="Times New Roman"/>
              </w:rPr>
            </w:pPr>
            <w:r>
              <w:rPr>
                <w:rFonts w:ascii="Times New Roman" w:hAnsi="Times New Roman" w:cs="Times New Roman"/>
              </w:rPr>
              <w:t>Заявка на исполнении</w:t>
            </w:r>
          </w:p>
        </w:tc>
        <w:tc>
          <w:tcPr>
            <w:tcW w:w="1670" w:type="pct"/>
            <w:tcBorders>
              <w:top w:val="single" w:sz="8" w:space="0" w:color="999999"/>
              <w:bottom w:val="single" w:sz="8" w:space="0" w:color="999999"/>
            </w:tcBorders>
            <w:vAlign w:val="center"/>
          </w:tcPr>
          <w:p w14:paraId="62F9C128" w14:textId="77777777" w:rsidR="000C7C5F" w:rsidRPr="005C6D1F" w:rsidRDefault="000C7C5F" w:rsidP="000C7C5F">
            <w:pPr>
              <w:rPr>
                <w:rFonts w:ascii="Times New Roman" w:hAnsi="Times New Roman" w:cs="Times New Roman"/>
              </w:rPr>
            </w:pPr>
            <w:r w:rsidRPr="005C6D1F">
              <w:rPr>
                <w:rFonts w:ascii="Times New Roman" w:hAnsi="Times New Roman" w:cs="Times New Roman"/>
              </w:rPr>
              <w:t>Добрый день!</w:t>
            </w:r>
          </w:p>
          <w:p w14:paraId="22741930" w14:textId="77777777" w:rsidR="000C7C5F" w:rsidRPr="00DD503C" w:rsidRDefault="000C7C5F" w:rsidP="000C7C5F">
            <w:pPr>
              <w:rPr>
                <w:rFonts w:ascii="Times New Roman" w:hAnsi="Times New Roman" w:cs="Times New Roman"/>
              </w:rPr>
            </w:pPr>
            <w:r w:rsidRPr="005C6D1F">
              <w:rPr>
                <w:rFonts w:ascii="Times New Roman" w:hAnsi="Times New Roman" w:cs="Times New Roman"/>
              </w:rPr>
              <w:t>Заявка №</w:t>
            </w:r>
          </w:p>
          <w:p w14:paraId="5AF7115D" w14:textId="77777777" w:rsidR="000C7C5F" w:rsidRPr="00DD503C" w:rsidRDefault="000C7C5F" w:rsidP="000C7C5F">
            <w:pPr>
              <w:rPr>
                <w:rFonts w:ascii="Times New Roman" w:hAnsi="Times New Roman" w:cs="Times New Roman"/>
              </w:rPr>
            </w:pPr>
            <w:r w:rsidRPr="00DD503C">
              <w:rPr>
                <w:rFonts w:ascii="Times New Roman" w:hAnsi="Times New Roman" w:cs="Times New Roman"/>
              </w:rPr>
              <w:t>[№ заявки]</w:t>
            </w:r>
          </w:p>
          <w:p w14:paraId="6DE628A6" w14:textId="1BEBA1E9" w:rsidR="000C7C5F" w:rsidRPr="00DD503C" w:rsidRDefault="000C7C5F" w:rsidP="000C7C5F">
            <w:pPr>
              <w:rPr>
                <w:rFonts w:ascii="Times New Roman" w:hAnsi="Times New Roman" w:cs="Times New Roman"/>
              </w:rPr>
            </w:pPr>
            <w:r w:rsidRPr="00DD503C">
              <w:rPr>
                <w:rFonts w:ascii="Times New Roman" w:hAnsi="Times New Roman" w:cs="Times New Roman"/>
              </w:rPr>
              <w:t>О</w:t>
            </w:r>
            <w:r w:rsidRPr="00E83C7F">
              <w:rPr>
                <w:rFonts w:ascii="Times New Roman" w:hAnsi="Times New Roman" w:cs="Times New Roman"/>
              </w:rPr>
              <w:t xml:space="preserve">тправлена на </w:t>
            </w:r>
            <w:r>
              <w:rPr>
                <w:rFonts w:ascii="Times New Roman" w:hAnsi="Times New Roman" w:cs="Times New Roman"/>
              </w:rPr>
              <w:t xml:space="preserve">исполнение </w:t>
            </w:r>
            <w:r w:rsidR="00DD503C" w:rsidRPr="00DD503C">
              <w:rPr>
                <w:rFonts w:ascii="Times New Roman" w:hAnsi="Times New Roman" w:cs="Times New Roman"/>
              </w:rPr>
              <w:t>[</w:t>
            </w:r>
            <w:r w:rsidR="00DD503C">
              <w:rPr>
                <w:rFonts w:ascii="Times New Roman" w:hAnsi="Times New Roman" w:cs="Times New Roman"/>
              </w:rPr>
              <w:t>Р</w:t>
            </w:r>
            <w:r w:rsidR="00DD503C" w:rsidRPr="00DD503C">
              <w:rPr>
                <w:rFonts w:ascii="Times New Roman" w:hAnsi="Times New Roman" w:cs="Times New Roman"/>
              </w:rPr>
              <w:t>екрутер</w:t>
            </w:r>
            <w:r w:rsidRPr="00DD503C">
              <w:rPr>
                <w:rFonts w:ascii="Times New Roman" w:hAnsi="Times New Roman" w:cs="Times New Roman"/>
              </w:rPr>
              <w:t>]</w:t>
            </w:r>
          </w:p>
          <w:p w14:paraId="39CD3C6B" w14:textId="73EDFF60" w:rsidR="00E83C7F" w:rsidRPr="005C6D1F" w:rsidRDefault="000C7C5F" w:rsidP="000C7C5F">
            <w:pPr>
              <w:rPr>
                <w:rFonts w:ascii="Times New Roman" w:hAnsi="Times New Roman" w:cs="Times New Roman"/>
              </w:rPr>
            </w:pPr>
            <w:r w:rsidRPr="00DD503C">
              <w:rPr>
                <w:rFonts w:ascii="Times New Roman" w:hAnsi="Times New Roman" w:cs="Times New Roman"/>
              </w:rPr>
              <w:lastRenderedPageBreak/>
              <w:t>[Ссылка на заявку]</w:t>
            </w:r>
          </w:p>
        </w:tc>
        <w:tc>
          <w:tcPr>
            <w:tcW w:w="1227" w:type="pct"/>
            <w:tcBorders>
              <w:top w:val="single" w:sz="8" w:space="0" w:color="999999"/>
              <w:bottom w:val="single" w:sz="8" w:space="0" w:color="999999"/>
            </w:tcBorders>
            <w:shd w:val="clear" w:color="auto" w:fill="auto"/>
            <w:vAlign w:val="center"/>
          </w:tcPr>
          <w:p w14:paraId="11939A08" w14:textId="00230D80" w:rsidR="00E83C7F" w:rsidRPr="005C6D1F" w:rsidRDefault="00DD503C" w:rsidP="00E83C7F">
            <w:pPr>
              <w:jc w:val="center"/>
              <w:rPr>
                <w:rFonts w:ascii="Times New Roman" w:hAnsi="Times New Roman" w:cs="Times New Roman"/>
              </w:rPr>
            </w:pPr>
            <w:r>
              <w:rPr>
                <w:rFonts w:ascii="Times New Roman" w:hAnsi="Times New Roman" w:cs="Times New Roman"/>
              </w:rPr>
              <w:lastRenderedPageBreak/>
              <w:t>Автор/Аккаунт</w:t>
            </w:r>
          </w:p>
        </w:tc>
      </w:tr>
      <w:tr w:rsidR="00DD503C" w:rsidRPr="005C6D1F" w14:paraId="53DEEA25" w14:textId="77777777" w:rsidTr="00A76D49">
        <w:tc>
          <w:tcPr>
            <w:tcW w:w="362" w:type="pct"/>
            <w:tcBorders>
              <w:top w:val="single" w:sz="8" w:space="0" w:color="999999"/>
              <w:bottom w:val="single" w:sz="8" w:space="0" w:color="999999"/>
            </w:tcBorders>
            <w:shd w:val="clear" w:color="auto" w:fill="auto"/>
          </w:tcPr>
          <w:p w14:paraId="2EA4EDF3" w14:textId="77777777" w:rsidR="00DD503C" w:rsidRPr="005C6D1F" w:rsidRDefault="00DD503C" w:rsidP="00DD503C">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08495D32" w14:textId="635ED58A" w:rsidR="00DD503C" w:rsidRPr="005C6D1F" w:rsidRDefault="00DD503C" w:rsidP="00DD503C">
            <w:pPr>
              <w:rPr>
                <w:rFonts w:ascii="Times New Roman" w:hAnsi="Times New Roman" w:cs="Times New Roman"/>
              </w:rPr>
            </w:pPr>
            <w:r>
              <w:rPr>
                <w:rFonts w:ascii="Times New Roman" w:hAnsi="Times New Roman" w:cs="Times New Roman"/>
              </w:rPr>
              <w:t>П</w:t>
            </w:r>
            <w:r w:rsidRPr="00DD503C">
              <w:rPr>
                <w:rFonts w:ascii="Times New Roman" w:hAnsi="Times New Roman" w:cs="Times New Roman"/>
              </w:rPr>
              <w:t>оступила заявка на исполнение</w:t>
            </w:r>
          </w:p>
        </w:tc>
        <w:tc>
          <w:tcPr>
            <w:tcW w:w="953" w:type="pct"/>
            <w:tcBorders>
              <w:top w:val="single" w:sz="8" w:space="0" w:color="999999"/>
              <w:bottom w:val="single" w:sz="8" w:space="0" w:color="999999"/>
            </w:tcBorders>
            <w:vAlign w:val="center"/>
          </w:tcPr>
          <w:p w14:paraId="0188F972" w14:textId="26E9C1B6" w:rsidR="00DD503C" w:rsidRPr="005C6D1F" w:rsidRDefault="00DD503C" w:rsidP="00DD503C">
            <w:pPr>
              <w:rPr>
                <w:rFonts w:ascii="Times New Roman" w:hAnsi="Times New Roman" w:cs="Times New Roman"/>
              </w:rPr>
            </w:pPr>
            <w:r>
              <w:rPr>
                <w:rFonts w:ascii="Times New Roman" w:hAnsi="Times New Roman" w:cs="Times New Roman"/>
              </w:rPr>
              <w:t>П</w:t>
            </w:r>
            <w:r w:rsidRPr="00DD503C">
              <w:rPr>
                <w:rFonts w:ascii="Times New Roman" w:hAnsi="Times New Roman" w:cs="Times New Roman"/>
              </w:rPr>
              <w:t>оступила заявка на исполнение</w:t>
            </w:r>
          </w:p>
        </w:tc>
        <w:tc>
          <w:tcPr>
            <w:tcW w:w="1670" w:type="pct"/>
            <w:tcBorders>
              <w:top w:val="single" w:sz="8" w:space="0" w:color="999999"/>
              <w:bottom w:val="single" w:sz="8" w:space="0" w:color="999999"/>
            </w:tcBorders>
            <w:vAlign w:val="center"/>
          </w:tcPr>
          <w:p w14:paraId="2BA3035D" w14:textId="77777777" w:rsidR="00DD503C" w:rsidRPr="005C6D1F" w:rsidRDefault="00DD503C" w:rsidP="00DD503C">
            <w:pPr>
              <w:rPr>
                <w:rFonts w:ascii="Times New Roman" w:hAnsi="Times New Roman" w:cs="Times New Roman"/>
              </w:rPr>
            </w:pPr>
            <w:r w:rsidRPr="005C6D1F">
              <w:rPr>
                <w:rFonts w:ascii="Times New Roman" w:hAnsi="Times New Roman" w:cs="Times New Roman"/>
              </w:rPr>
              <w:t>Добрый день!</w:t>
            </w:r>
          </w:p>
          <w:p w14:paraId="27C4E14D" w14:textId="77777777" w:rsidR="00DD503C" w:rsidRPr="005C6D1F" w:rsidRDefault="00DD503C" w:rsidP="00DD503C">
            <w:pPr>
              <w:rPr>
                <w:rStyle w:val="normaltextrun"/>
                <w:rFonts w:ascii="Times New Roman" w:hAnsi="Times New Roman" w:cs="Times New Roman"/>
                <w:shd w:val="clear" w:color="auto" w:fill="FFFFFF"/>
              </w:rPr>
            </w:pPr>
            <w:r w:rsidRPr="005C6D1F">
              <w:rPr>
                <w:rFonts w:ascii="Times New Roman" w:hAnsi="Times New Roman" w:cs="Times New Roman"/>
              </w:rPr>
              <w:t>Поступила заявка</w:t>
            </w:r>
            <w:r>
              <w:rPr>
                <w:rFonts w:ascii="Times New Roman" w:hAnsi="Times New Roman" w:cs="Times New Roman"/>
              </w:rPr>
              <w:t xml:space="preserve"> на подбор персонала</w:t>
            </w:r>
            <w:r w:rsidRPr="005C6D1F">
              <w:rPr>
                <w:rFonts w:ascii="Times New Roman" w:hAnsi="Times New Roman" w:cs="Times New Roman"/>
              </w:rPr>
              <w:t xml:space="preserve"> от </w:t>
            </w:r>
            <w:r w:rsidRPr="005C6D1F">
              <w:rPr>
                <w:rStyle w:val="normaltextrun"/>
                <w:rFonts w:ascii="Times New Roman" w:hAnsi="Times New Roman" w:cs="Times New Roman"/>
                <w:shd w:val="clear" w:color="auto" w:fill="FFFFFF"/>
              </w:rPr>
              <w:t>[Фамилия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[Имя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[Отчество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w:t>
            </w:r>
          </w:p>
          <w:p w14:paraId="47040AA2" w14:textId="77777777" w:rsidR="00DD503C" w:rsidRPr="005C6D1F" w:rsidRDefault="00DD503C" w:rsidP="00DD503C">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 заявки [№ заявки]</w:t>
            </w:r>
          </w:p>
          <w:p w14:paraId="0118C385" w14:textId="77777777" w:rsidR="00DD503C" w:rsidRPr="005C6D1F" w:rsidRDefault="00DD503C" w:rsidP="00DD503C">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[Ссылка на заявку]</w:t>
            </w:r>
          </w:p>
          <w:p w14:paraId="51B812DE" w14:textId="77777777" w:rsidR="00DD503C" w:rsidRPr="005C6D1F" w:rsidRDefault="00DD503C" w:rsidP="00DD503C">
            <w:pPr>
              <w:rPr>
                <w:rFonts w:ascii="Times New Roman" w:hAnsi="Times New Roman" w:cs="Times New Roman"/>
              </w:rPr>
            </w:pPr>
          </w:p>
        </w:tc>
        <w:tc>
          <w:tcPr>
            <w:tcW w:w="1227" w:type="pct"/>
            <w:tcBorders>
              <w:top w:val="single" w:sz="8" w:space="0" w:color="999999"/>
              <w:bottom w:val="single" w:sz="8" w:space="0" w:color="999999"/>
            </w:tcBorders>
            <w:shd w:val="clear" w:color="auto" w:fill="auto"/>
            <w:vAlign w:val="center"/>
          </w:tcPr>
          <w:p w14:paraId="1DB8C15E" w14:textId="7E6D7416" w:rsidR="00DD503C" w:rsidRPr="005C6D1F" w:rsidRDefault="00DD503C" w:rsidP="00DD503C">
            <w:pPr>
              <w:jc w:val="center"/>
              <w:rPr>
                <w:rFonts w:ascii="Times New Roman" w:hAnsi="Times New Roman" w:cs="Times New Roman"/>
              </w:rPr>
            </w:pPr>
            <w:r>
              <w:rPr>
                <w:rFonts w:ascii="Times New Roman" w:hAnsi="Times New Roman" w:cs="Times New Roman"/>
              </w:rPr>
              <w:t>Р</w:t>
            </w:r>
            <w:r w:rsidRPr="00DD503C">
              <w:rPr>
                <w:rFonts w:ascii="Times New Roman" w:hAnsi="Times New Roman" w:cs="Times New Roman"/>
              </w:rPr>
              <w:t>екрутер</w:t>
            </w:r>
          </w:p>
        </w:tc>
      </w:tr>
      <w:tr w:rsidR="00DD503C" w:rsidRPr="005C6D1F" w14:paraId="58D628B8" w14:textId="77777777" w:rsidTr="00A76D49">
        <w:tc>
          <w:tcPr>
            <w:tcW w:w="362" w:type="pct"/>
            <w:tcBorders>
              <w:top w:val="single" w:sz="8" w:space="0" w:color="999999"/>
              <w:bottom w:val="single" w:sz="8" w:space="0" w:color="999999"/>
            </w:tcBorders>
            <w:shd w:val="clear" w:color="auto" w:fill="auto"/>
          </w:tcPr>
          <w:p w14:paraId="31985975" w14:textId="77777777" w:rsidR="00DD503C" w:rsidRPr="005C6D1F" w:rsidRDefault="00DD503C" w:rsidP="00DD503C">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3CACB9D1" w14:textId="7753FD46" w:rsidR="00DD503C" w:rsidRDefault="00DD503C" w:rsidP="00DD503C">
            <w:pPr>
              <w:rPr>
                <w:rFonts w:ascii="Times New Roman" w:hAnsi="Times New Roman" w:cs="Times New Roman"/>
              </w:rPr>
            </w:pPr>
            <w:r w:rsidRPr="005C6D1F">
              <w:rPr>
                <w:rFonts w:ascii="Times New Roman" w:hAnsi="Times New Roman" w:cs="Times New Roman"/>
              </w:rPr>
              <w:t>Заявка</w:t>
            </w:r>
            <w:r>
              <w:rPr>
                <w:rFonts w:ascii="Times New Roman" w:hAnsi="Times New Roman" w:cs="Times New Roman"/>
              </w:rPr>
              <w:t xml:space="preserve"> и</w:t>
            </w:r>
            <w:r w:rsidRPr="00DD503C">
              <w:rPr>
                <w:rFonts w:ascii="Times New Roman" w:hAnsi="Times New Roman" w:cs="Times New Roman"/>
              </w:rPr>
              <w:t>сполнена</w:t>
            </w:r>
          </w:p>
        </w:tc>
        <w:tc>
          <w:tcPr>
            <w:tcW w:w="953" w:type="pct"/>
            <w:tcBorders>
              <w:top w:val="single" w:sz="8" w:space="0" w:color="999999"/>
              <w:bottom w:val="single" w:sz="8" w:space="0" w:color="999999"/>
            </w:tcBorders>
            <w:vAlign w:val="center"/>
          </w:tcPr>
          <w:p w14:paraId="4961585F" w14:textId="23626237" w:rsidR="00DD503C" w:rsidRDefault="00DD503C" w:rsidP="00DD503C">
            <w:pPr>
              <w:rPr>
                <w:rFonts w:ascii="Times New Roman" w:hAnsi="Times New Roman" w:cs="Times New Roman"/>
              </w:rPr>
            </w:pPr>
            <w:r w:rsidRPr="005C6D1F">
              <w:rPr>
                <w:rFonts w:ascii="Times New Roman" w:hAnsi="Times New Roman" w:cs="Times New Roman"/>
              </w:rPr>
              <w:t>Заявка</w:t>
            </w:r>
            <w:r>
              <w:rPr>
                <w:rFonts w:ascii="Times New Roman" w:hAnsi="Times New Roman" w:cs="Times New Roman"/>
              </w:rPr>
              <w:t xml:space="preserve"> и</w:t>
            </w:r>
            <w:r w:rsidRPr="00DD503C">
              <w:rPr>
                <w:rFonts w:ascii="Times New Roman" w:hAnsi="Times New Roman" w:cs="Times New Roman"/>
              </w:rPr>
              <w:t>сполнена</w:t>
            </w:r>
          </w:p>
        </w:tc>
        <w:tc>
          <w:tcPr>
            <w:tcW w:w="1670" w:type="pct"/>
            <w:tcBorders>
              <w:top w:val="single" w:sz="8" w:space="0" w:color="999999"/>
              <w:bottom w:val="single" w:sz="8" w:space="0" w:color="999999"/>
            </w:tcBorders>
            <w:vAlign w:val="center"/>
          </w:tcPr>
          <w:p w14:paraId="7E0E47E2" w14:textId="77777777" w:rsidR="00DD503C" w:rsidRPr="005C6D1F" w:rsidRDefault="00DD503C" w:rsidP="00DD503C">
            <w:pPr>
              <w:rPr>
                <w:rFonts w:ascii="Times New Roman" w:hAnsi="Times New Roman" w:cs="Times New Roman"/>
              </w:rPr>
            </w:pPr>
            <w:r w:rsidRPr="005C6D1F">
              <w:rPr>
                <w:rFonts w:ascii="Times New Roman" w:hAnsi="Times New Roman" w:cs="Times New Roman"/>
              </w:rPr>
              <w:t>Добрый день!</w:t>
            </w:r>
          </w:p>
          <w:p w14:paraId="04E8A32A" w14:textId="77777777" w:rsidR="00DD503C" w:rsidRPr="00DD503C" w:rsidRDefault="00DD503C" w:rsidP="00DD503C">
            <w:pPr>
              <w:rPr>
                <w:rFonts w:ascii="Times New Roman" w:hAnsi="Times New Roman" w:cs="Times New Roman"/>
              </w:rPr>
            </w:pPr>
            <w:r w:rsidRPr="005C6D1F">
              <w:rPr>
                <w:rFonts w:ascii="Times New Roman" w:hAnsi="Times New Roman" w:cs="Times New Roman"/>
              </w:rPr>
              <w:t>Заявка №</w:t>
            </w:r>
          </w:p>
          <w:p w14:paraId="6BC831AF" w14:textId="77777777" w:rsidR="00DD503C" w:rsidRPr="00DD503C" w:rsidRDefault="00DD503C" w:rsidP="00DD503C">
            <w:pPr>
              <w:rPr>
                <w:rFonts w:ascii="Times New Roman" w:hAnsi="Times New Roman" w:cs="Times New Roman"/>
              </w:rPr>
            </w:pPr>
            <w:r w:rsidRPr="00DD503C">
              <w:rPr>
                <w:rFonts w:ascii="Times New Roman" w:hAnsi="Times New Roman" w:cs="Times New Roman"/>
              </w:rPr>
              <w:t>[№ заявки]</w:t>
            </w:r>
          </w:p>
          <w:p w14:paraId="6449A45F" w14:textId="77777777" w:rsidR="00DD503C" w:rsidRDefault="00DD503C" w:rsidP="00DD503C">
            <w:pPr>
              <w:rPr>
                <w:rFonts w:ascii="Times New Roman" w:hAnsi="Times New Roman" w:cs="Times New Roman"/>
              </w:rPr>
            </w:pPr>
            <w:r>
              <w:rPr>
                <w:rFonts w:ascii="Times New Roman" w:hAnsi="Times New Roman" w:cs="Times New Roman"/>
              </w:rPr>
              <w:t>и</w:t>
            </w:r>
            <w:r w:rsidRPr="00DD503C">
              <w:rPr>
                <w:rFonts w:ascii="Times New Roman" w:hAnsi="Times New Roman" w:cs="Times New Roman"/>
              </w:rPr>
              <w:t>сполнена</w:t>
            </w:r>
            <w:r>
              <w:rPr>
                <w:rFonts w:ascii="Times New Roman" w:hAnsi="Times New Roman" w:cs="Times New Roman"/>
              </w:rPr>
              <w:t xml:space="preserve">. </w:t>
            </w:r>
          </w:p>
          <w:p w14:paraId="31E665F4" w14:textId="28001582" w:rsidR="00DD503C" w:rsidRDefault="00DD503C" w:rsidP="00DD503C">
            <w:pPr>
              <w:rPr>
                <w:rStyle w:val="normaltextrun"/>
                <w:rFonts w:ascii="Times New Roman" w:hAnsi="Times New Roman" w:cs="Times New Roman"/>
                <w:shd w:val="clear" w:color="auto" w:fill="FFFFFF"/>
              </w:rPr>
            </w:pPr>
            <w:r w:rsidRPr="00DD503C">
              <w:rPr>
                <w:rFonts w:ascii="Times New Roman" w:hAnsi="Times New Roman" w:cs="Times New Roman"/>
              </w:rPr>
              <w:t>Автор заявки</w:t>
            </w:r>
            <w:r w:rsidRPr="005C6D1F">
              <w:rPr>
                <w:rStyle w:val="normaltextrun"/>
                <w:rFonts w:ascii="Times New Roman" w:hAnsi="Times New Roman" w:cs="Times New Roman"/>
                <w:shd w:val="clear" w:color="auto" w:fill="FFFFFF"/>
              </w:rPr>
              <w:t xml:space="preserve"> [Фамилия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r w:rsidRPr="005C6D1F">
              <w:rPr>
                <w:rStyle w:val="normaltextrun"/>
                <w:rFonts w:ascii="Times New Roman" w:hAnsi="Times New Roman" w:cs="Times New Roman"/>
                <w:shd w:val="clear" w:color="auto" w:fill="FFFFFF"/>
              </w:rPr>
              <w:t>] [Имя </w:t>
            </w:r>
            <w:r>
              <w:rPr>
                <w:rStyle w:val="normaltextrun"/>
                <w:rFonts w:ascii="Times New Roman" w:hAnsi="Times New Roman" w:cs="Times New Roman"/>
                <w:shd w:val="clear" w:color="auto" w:fill="FFFFFF"/>
              </w:rPr>
              <w:t>а</w:t>
            </w:r>
            <w:r w:rsidRPr="0060742B">
              <w:rPr>
                <w:rStyle w:val="normaltextrun"/>
                <w:rFonts w:ascii="Times New Roman" w:hAnsi="Times New Roman" w:cs="Times New Roman"/>
                <w:i/>
                <w:iCs/>
                <w:shd w:val="clear" w:color="auto" w:fill="FFFFFF"/>
              </w:rPr>
              <w:t>втор заявки</w:t>
            </w:r>
            <w:proofErr w:type="gramStart"/>
            <w:r w:rsidRPr="005C6D1F">
              <w:rPr>
                <w:rStyle w:val="normaltextrun"/>
                <w:rFonts w:ascii="Times New Roman" w:hAnsi="Times New Roman" w:cs="Times New Roman"/>
                <w:shd w:val="clear" w:color="auto" w:fill="FFFFFF"/>
              </w:rPr>
              <w:t xml:space="preserve">] </w:t>
            </w:r>
            <w:r>
              <w:rPr>
                <w:rStyle w:val="normaltextrun"/>
                <w:rFonts w:ascii="Times New Roman" w:hAnsi="Times New Roman" w:cs="Times New Roman"/>
                <w:shd w:val="clear" w:color="auto" w:fill="FFFFFF"/>
              </w:rPr>
              <w:t>,</w:t>
            </w:r>
            <w:proofErr w:type="gramEnd"/>
          </w:p>
          <w:p w14:paraId="7A2705F3" w14:textId="617FDB12" w:rsidR="00DD503C" w:rsidRPr="00DD503C" w:rsidRDefault="00DD503C" w:rsidP="00DD503C">
            <w:pPr>
              <w:rPr>
                <w:rFonts w:ascii="Times New Roman" w:hAnsi="Times New Roman" w:cs="Times New Roman"/>
              </w:rPr>
            </w:pPr>
            <w:r>
              <w:rPr>
                <w:rFonts w:ascii="Times New Roman" w:hAnsi="Times New Roman" w:cs="Times New Roman"/>
              </w:rPr>
              <w:t xml:space="preserve">перейдите по ссылке, чтобы оценить качество услуги по заявке. </w:t>
            </w:r>
          </w:p>
          <w:p w14:paraId="36881F5C" w14:textId="461C3363" w:rsidR="00DD503C" w:rsidRPr="005C6D1F" w:rsidRDefault="00DD503C" w:rsidP="00DD503C">
            <w:pPr>
              <w:rPr>
                <w:rFonts w:ascii="Times New Roman" w:hAnsi="Times New Roman" w:cs="Times New Roman"/>
              </w:rPr>
            </w:pPr>
            <w:r w:rsidRPr="00DD503C">
              <w:rPr>
                <w:rFonts w:ascii="Times New Roman" w:hAnsi="Times New Roman" w:cs="Times New Roman"/>
              </w:rPr>
              <w:t xml:space="preserve">[Ссылка на заявку] </w:t>
            </w:r>
          </w:p>
        </w:tc>
        <w:tc>
          <w:tcPr>
            <w:tcW w:w="1227" w:type="pct"/>
            <w:tcBorders>
              <w:top w:val="single" w:sz="8" w:space="0" w:color="999999"/>
              <w:bottom w:val="single" w:sz="8" w:space="0" w:color="999999"/>
            </w:tcBorders>
            <w:shd w:val="clear" w:color="auto" w:fill="auto"/>
            <w:vAlign w:val="center"/>
          </w:tcPr>
          <w:p w14:paraId="1F27E703" w14:textId="42EC3D66" w:rsidR="00DD503C" w:rsidRDefault="00DD503C" w:rsidP="00DD503C">
            <w:pPr>
              <w:jc w:val="center"/>
              <w:rPr>
                <w:rFonts w:ascii="Times New Roman" w:hAnsi="Times New Roman" w:cs="Times New Roman"/>
              </w:rPr>
            </w:pPr>
            <w:r>
              <w:rPr>
                <w:rFonts w:ascii="Times New Roman" w:hAnsi="Times New Roman" w:cs="Times New Roman"/>
              </w:rPr>
              <w:t>Автор/Аккаунт</w:t>
            </w:r>
          </w:p>
        </w:tc>
      </w:tr>
      <w:tr w:rsidR="0071121C" w:rsidRPr="005C6D1F" w14:paraId="6F1A1565" w14:textId="77777777" w:rsidTr="00A76D49">
        <w:tc>
          <w:tcPr>
            <w:tcW w:w="362" w:type="pct"/>
            <w:tcBorders>
              <w:top w:val="single" w:sz="8" w:space="0" w:color="999999"/>
              <w:bottom w:val="single" w:sz="8" w:space="0" w:color="999999"/>
            </w:tcBorders>
            <w:shd w:val="clear" w:color="auto" w:fill="auto"/>
          </w:tcPr>
          <w:p w14:paraId="0E485A49" w14:textId="77777777" w:rsidR="0071121C" w:rsidRPr="005C6D1F" w:rsidRDefault="0071121C" w:rsidP="0071121C">
            <w:pPr>
              <w:pStyle w:val="ad"/>
              <w:numPr>
                <w:ilvl w:val="0"/>
                <w:numId w:val="38"/>
              </w:numPr>
              <w:spacing w:before="120"/>
              <w:contextualSpacing w:val="0"/>
              <w:jc w:val="both"/>
              <w:rPr>
                <w:rFonts w:ascii="Times New Roman" w:hAnsi="Times New Roman" w:cs="Times New Roman"/>
              </w:rPr>
            </w:pPr>
          </w:p>
        </w:tc>
        <w:tc>
          <w:tcPr>
            <w:tcW w:w="788" w:type="pct"/>
            <w:tcBorders>
              <w:top w:val="single" w:sz="8" w:space="0" w:color="999999"/>
              <w:bottom w:val="single" w:sz="8" w:space="0" w:color="999999"/>
            </w:tcBorders>
            <w:vAlign w:val="center"/>
          </w:tcPr>
          <w:p w14:paraId="08BC624A" w14:textId="6A43DE83" w:rsidR="0071121C" w:rsidRPr="005C6D1F" w:rsidRDefault="0071121C" w:rsidP="0071121C">
            <w:pPr>
              <w:rPr>
                <w:rFonts w:ascii="Times New Roman" w:hAnsi="Times New Roman" w:cs="Times New Roman"/>
              </w:rPr>
            </w:pPr>
            <w:r>
              <w:rPr>
                <w:rFonts w:ascii="Times New Roman" w:hAnsi="Times New Roman" w:cs="Times New Roman"/>
              </w:rPr>
              <w:t>Заявка приостановлена</w:t>
            </w:r>
          </w:p>
        </w:tc>
        <w:tc>
          <w:tcPr>
            <w:tcW w:w="953" w:type="pct"/>
            <w:tcBorders>
              <w:top w:val="single" w:sz="8" w:space="0" w:color="999999"/>
              <w:bottom w:val="single" w:sz="8" w:space="0" w:color="999999"/>
            </w:tcBorders>
            <w:vAlign w:val="center"/>
          </w:tcPr>
          <w:p w14:paraId="3E135419" w14:textId="02D377DD" w:rsidR="0071121C" w:rsidRPr="005C6D1F" w:rsidRDefault="0071121C" w:rsidP="0071121C">
            <w:pPr>
              <w:rPr>
                <w:rFonts w:ascii="Times New Roman" w:hAnsi="Times New Roman" w:cs="Times New Roman"/>
              </w:rPr>
            </w:pPr>
            <w:r>
              <w:rPr>
                <w:rFonts w:ascii="Times New Roman" w:hAnsi="Times New Roman" w:cs="Times New Roman"/>
              </w:rPr>
              <w:t>Заявка приостановлена</w:t>
            </w:r>
          </w:p>
        </w:tc>
        <w:tc>
          <w:tcPr>
            <w:tcW w:w="1670" w:type="pct"/>
            <w:tcBorders>
              <w:top w:val="single" w:sz="8" w:space="0" w:color="999999"/>
              <w:bottom w:val="single" w:sz="8" w:space="0" w:color="999999"/>
            </w:tcBorders>
            <w:vAlign w:val="center"/>
          </w:tcPr>
          <w:p w14:paraId="3544A457" w14:textId="77777777" w:rsidR="0071121C" w:rsidRPr="005C6D1F" w:rsidRDefault="0071121C" w:rsidP="0071121C">
            <w:pPr>
              <w:rPr>
                <w:rFonts w:ascii="Times New Roman" w:hAnsi="Times New Roman" w:cs="Times New Roman"/>
              </w:rPr>
            </w:pPr>
            <w:r w:rsidRPr="005C6D1F">
              <w:rPr>
                <w:rFonts w:ascii="Times New Roman" w:hAnsi="Times New Roman" w:cs="Times New Roman"/>
              </w:rPr>
              <w:t>Добрый день!</w:t>
            </w:r>
          </w:p>
          <w:p w14:paraId="2561634A" w14:textId="77777777" w:rsidR="0071121C" w:rsidRPr="00DD503C" w:rsidRDefault="0071121C" w:rsidP="0071121C">
            <w:pPr>
              <w:rPr>
                <w:rFonts w:ascii="Times New Roman" w:hAnsi="Times New Roman" w:cs="Times New Roman"/>
              </w:rPr>
            </w:pPr>
            <w:r w:rsidRPr="005C6D1F">
              <w:rPr>
                <w:rFonts w:ascii="Times New Roman" w:hAnsi="Times New Roman" w:cs="Times New Roman"/>
              </w:rPr>
              <w:t>Заявка №</w:t>
            </w:r>
          </w:p>
          <w:p w14:paraId="242AE4E0" w14:textId="77777777" w:rsidR="0071121C" w:rsidRPr="00DD503C" w:rsidRDefault="0071121C" w:rsidP="0071121C">
            <w:pPr>
              <w:rPr>
                <w:rFonts w:ascii="Times New Roman" w:hAnsi="Times New Roman" w:cs="Times New Roman"/>
              </w:rPr>
            </w:pPr>
            <w:r w:rsidRPr="00DD503C">
              <w:rPr>
                <w:rFonts w:ascii="Times New Roman" w:hAnsi="Times New Roman" w:cs="Times New Roman"/>
              </w:rPr>
              <w:t>[№ заявки]</w:t>
            </w:r>
          </w:p>
          <w:p w14:paraId="1C9B3ACC" w14:textId="18934233" w:rsidR="0071121C" w:rsidRDefault="0071121C" w:rsidP="0071121C">
            <w:pPr>
              <w:rPr>
                <w:rFonts w:ascii="Times New Roman" w:hAnsi="Times New Roman" w:cs="Times New Roman"/>
              </w:rPr>
            </w:pPr>
            <w:r>
              <w:rPr>
                <w:rFonts w:ascii="Times New Roman" w:hAnsi="Times New Roman" w:cs="Times New Roman"/>
              </w:rPr>
              <w:t>Была приостановлена, с комментарием</w:t>
            </w:r>
          </w:p>
          <w:p w14:paraId="24E52B62" w14:textId="645F5B24" w:rsidR="0071121C" w:rsidRPr="005C6D1F" w:rsidRDefault="0071121C" w:rsidP="0071121C">
            <w:pPr>
              <w:rPr>
                <w:rFonts w:ascii="Times New Roman" w:hAnsi="Times New Roman" w:cs="Times New Roman"/>
                <w:sz w:val="27"/>
                <w:szCs w:val="27"/>
              </w:rPr>
            </w:pPr>
            <w:r w:rsidRPr="005C6D1F">
              <w:rPr>
                <w:rStyle w:val="normaltextrun"/>
                <w:rFonts w:ascii="Times New Roman" w:hAnsi="Times New Roman" w:cs="Times New Roman"/>
                <w:shd w:val="clear" w:color="auto" w:fill="FFFFFF"/>
              </w:rPr>
              <w:t>[комментарий]. Вы можете ознакомиться с заявкой, перейдя по ссылке</w:t>
            </w:r>
          </w:p>
          <w:p w14:paraId="06BE211A" w14:textId="77777777" w:rsidR="0071121C" w:rsidRPr="005C6D1F" w:rsidRDefault="0071121C" w:rsidP="0071121C">
            <w:pPr>
              <w:rPr>
                <w:rStyle w:val="normaltextrun"/>
                <w:rFonts w:ascii="Times New Roman" w:hAnsi="Times New Roman" w:cs="Times New Roman"/>
                <w:shd w:val="clear" w:color="auto" w:fill="FFFFFF"/>
              </w:rPr>
            </w:pPr>
            <w:r w:rsidRPr="005C6D1F">
              <w:rPr>
                <w:rStyle w:val="normaltextrun"/>
                <w:rFonts w:ascii="Times New Roman" w:hAnsi="Times New Roman" w:cs="Times New Roman"/>
                <w:shd w:val="clear" w:color="auto" w:fill="FFFFFF"/>
              </w:rPr>
              <w:t>[Ссылка на заявку]</w:t>
            </w:r>
          </w:p>
          <w:p w14:paraId="068E2B29" w14:textId="77777777" w:rsidR="0071121C" w:rsidRPr="005C6D1F" w:rsidRDefault="0071121C" w:rsidP="0071121C">
            <w:pPr>
              <w:rPr>
                <w:rFonts w:ascii="Times New Roman" w:hAnsi="Times New Roman" w:cs="Times New Roman"/>
              </w:rPr>
            </w:pPr>
          </w:p>
        </w:tc>
        <w:tc>
          <w:tcPr>
            <w:tcW w:w="1227" w:type="pct"/>
            <w:tcBorders>
              <w:top w:val="single" w:sz="8" w:space="0" w:color="999999"/>
              <w:bottom w:val="single" w:sz="8" w:space="0" w:color="999999"/>
            </w:tcBorders>
            <w:shd w:val="clear" w:color="auto" w:fill="auto"/>
            <w:vAlign w:val="center"/>
          </w:tcPr>
          <w:p w14:paraId="171A82D6" w14:textId="45842352" w:rsidR="0071121C" w:rsidRDefault="0071121C" w:rsidP="0071121C">
            <w:pPr>
              <w:jc w:val="center"/>
              <w:rPr>
                <w:rFonts w:ascii="Times New Roman" w:hAnsi="Times New Roman" w:cs="Times New Roman"/>
              </w:rPr>
            </w:pPr>
            <w:r>
              <w:rPr>
                <w:rFonts w:ascii="Times New Roman" w:hAnsi="Times New Roman" w:cs="Times New Roman"/>
              </w:rPr>
              <w:t>Автор/Аккаунт</w:t>
            </w:r>
          </w:p>
        </w:tc>
      </w:tr>
    </w:tbl>
    <w:p w14:paraId="29C973B8" w14:textId="77777777" w:rsidR="004545EF" w:rsidRPr="00B00245" w:rsidRDefault="004545EF" w:rsidP="004545EF"/>
    <w:p w14:paraId="6EF7ADB7" w14:textId="77777777" w:rsidR="004545EF" w:rsidRPr="00A351CA" w:rsidRDefault="004545EF" w:rsidP="00241A34">
      <w:pPr>
        <w:pStyle w:val="afa"/>
      </w:pPr>
    </w:p>
    <w:sectPr w:rsidR="004545EF" w:rsidRPr="00A351CA" w:rsidSect="00B0304E">
      <w:headerReference w:type="default" r:id="rId52"/>
      <w:footerReference w:type="default" r:id="rId53"/>
      <w:headerReference w:type="first" r:id="rId54"/>
      <w:pgSz w:w="11906" w:h="16838"/>
      <w:pgMar w:top="1134" w:right="851" w:bottom="1134"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Инна Карелина" w:date="2021-08-11T15:39:00Z" w:initials="ИК">
    <w:p w14:paraId="17CF3B3D" w14:textId="3DF6FA64" w:rsidR="00976FBD" w:rsidRDefault="00976FBD">
      <w:pPr>
        <w:pStyle w:val="afc"/>
      </w:pPr>
      <w:r>
        <w:rPr>
          <w:rStyle w:val="afb"/>
        </w:rPr>
        <w:annotationRef/>
      </w:r>
      <w:r>
        <w:t>Дарья, подскажите, есть ли необходимость в создании отдельной страницы для Рекрутера?  Возможно можно обойтись без страницы, с фильтром или чекбоксом "показать мои"</w:t>
      </w:r>
    </w:p>
  </w:comment>
  <w:comment w:id="35" w:author="Инна Карелина" w:date="2021-08-05T13:49:00Z" w:initials="ИК">
    <w:p w14:paraId="08CC5C56" w14:textId="5BCD5885" w:rsidR="00730168" w:rsidRDefault="00730168">
      <w:pPr>
        <w:pStyle w:val="afc"/>
      </w:pPr>
      <w:r>
        <w:rPr>
          <w:rStyle w:val="afb"/>
        </w:rPr>
        <w:annotationRef/>
      </w:r>
      <w:r>
        <w:t xml:space="preserve">Или может </w:t>
      </w:r>
      <w:r>
        <w:t>штатк</w:t>
      </w:r>
      <w:r w:rsidR="00007B06">
        <w:t>и</w:t>
      </w:r>
      <w:r>
        <w:t xml:space="preserve">? </w:t>
      </w:r>
    </w:p>
  </w:comment>
  <w:comment w:id="36" w:author="Александр Козлов" w:date="2021-08-09T17:56:00Z" w:initials="АК">
    <w:p w14:paraId="0EA11532" w14:textId="49F19F7C" w:rsidR="2339D494" w:rsidRDefault="2339D494">
      <w:r>
        <w:t xml:space="preserve">это все не наименование поля в </w:t>
      </w:r>
      <w:r>
        <w:t xml:space="preserve">бд а описание, наименование придумывает архитектор типо sldbvacantion. Измени название поля, в описании название штатка подходит больше. почему </w:t>
      </w:r>
      <w:r>
        <w:t>исполнитель это Аккаунт?</w:t>
      </w:r>
      <w:r>
        <w:annotationRef/>
      </w:r>
    </w:p>
  </w:comment>
  <w:comment w:id="41" w:author="Инна Карелина" w:date="2021-07-29T16:45:00Z" w:initials="ИК">
    <w:p w14:paraId="5FCC5A92" w14:textId="4C407674" w:rsidR="00172795" w:rsidRDefault="00172795">
      <w:pPr>
        <w:pStyle w:val="afc"/>
      </w:pPr>
      <w:r>
        <w:rPr>
          <w:rStyle w:val="afb"/>
        </w:rPr>
        <w:annotationRef/>
      </w:r>
      <w:r w:rsidR="008471EA">
        <w:t>Пока оставляю. Уточнить необходимость.</w:t>
      </w:r>
    </w:p>
  </w:comment>
  <w:comment w:id="42" w:author="Инна Карелина" w:date="2021-08-05T13:28:00Z" w:initials="ИК">
    <w:p w14:paraId="06CD1FB5" w14:textId="77777777" w:rsidR="00A13C3A" w:rsidRPr="004021CA" w:rsidRDefault="00A13C3A" w:rsidP="00A13C3A">
      <w:pPr>
        <w:pStyle w:val="afc"/>
      </w:pPr>
      <w:r>
        <w:rPr>
          <w:rStyle w:val="afb"/>
        </w:rPr>
        <w:annotationRef/>
      </w:r>
      <w:r>
        <w:t xml:space="preserve">Аналог </w:t>
      </w:r>
      <w:r>
        <w:rPr>
          <w:lang w:val="en-US"/>
        </w:rPr>
        <w:t>F</w:t>
      </w:r>
      <w:r w:rsidRPr="00A13C3A">
        <w:t xml:space="preserve">5 </w:t>
      </w:r>
      <w:r>
        <w:t xml:space="preserve">в кнопке. </w:t>
      </w:r>
    </w:p>
  </w:comment>
  <w:comment w:id="43" w:author="Александр Козлов" w:date="2021-08-09T17:58:00Z" w:initials="АК">
    <w:p w14:paraId="45291259" w14:textId="1B397194" w:rsidR="2339D494" w:rsidRDefault="2339D494">
      <w:r>
        <w:t>не аналог f5, так как мы не будем перезагружать всю страницу, обновим только данные в одной форме</w:t>
      </w:r>
      <w:r>
        <w:annotationRef/>
      </w:r>
    </w:p>
  </w:comment>
  <w:comment w:id="53" w:author="Инна Карелина" w:date="2021-08-06T11:42:00Z" w:initials="ИК">
    <w:p w14:paraId="0E0D23FE" w14:textId="7955394A" w:rsidR="00840F06" w:rsidRDefault="00840F06">
      <w:pPr>
        <w:pStyle w:val="afc"/>
      </w:pPr>
      <w:r>
        <w:rPr>
          <w:rStyle w:val="afb"/>
        </w:rPr>
        <w:annotationRef/>
      </w:r>
      <w:r w:rsidR="00E06D8D">
        <w:t xml:space="preserve">Дарья, в ФС оставляю «Исполненные заявки» </w:t>
      </w:r>
      <w:r w:rsidR="00E06D8D">
        <w:br/>
        <w:t>В письме задавали вопрос о необходимости этого раздела (при наличии Реестра)</w:t>
      </w:r>
    </w:p>
  </w:comment>
  <w:comment w:id="62" w:author="Инна Карелина" w:date="2021-08-06T11:47:00Z" w:initials="ИК">
    <w:p w14:paraId="79DE7844" w14:textId="46F1FB1C" w:rsidR="001D6E80" w:rsidRDefault="001D6E80">
      <w:pPr>
        <w:pStyle w:val="afc"/>
      </w:pPr>
      <w:r>
        <w:rPr>
          <w:rStyle w:val="afb"/>
        </w:rPr>
        <w:annotationRef/>
      </w:r>
      <w:r>
        <w:t>Пока оставляю. Уточнить необходимость.</w:t>
      </w:r>
    </w:p>
  </w:comment>
  <w:comment w:id="66" w:author="Инна Карелина" w:date="2021-07-30T11:12:00Z" w:initials="ИК">
    <w:p w14:paraId="6E3AD23A" w14:textId="17233A2F" w:rsidR="009B1DB6" w:rsidRDefault="009B1DB6">
      <w:pPr>
        <w:pStyle w:val="afc"/>
      </w:pPr>
      <w:r>
        <w:rPr>
          <w:rStyle w:val="afb"/>
        </w:rPr>
        <w:annotationRef/>
      </w:r>
      <w:r>
        <w:t>Если заявку отклонил главный рекрутер</w:t>
      </w:r>
      <w:r w:rsidR="00894FFE">
        <w:t xml:space="preserve"> до назначения Рекрутера</w:t>
      </w:r>
      <w:r>
        <w:t>. Т</w:t>
      </w:r>
      <w:r w:rsidR="00894FFE">
        <w:t>о</w:t>
      </w:r>
      <w:r>
        <w:t xml:space="preserve"> рекрутер ее не увидит. </w:t>
      </w:r>
      <w:r w:rsidR="00894FFE">
        <w:t>Так как Исполнитель не был назначен.</w:t>
      </w:r>
    </w:p>
  </w:comment>
  <w:comment w:id="74" w:author="Инна Карелина" w:date="2021-08-06T11:55:00Z" w:initials="ИК">
    <w:p w14:paraId="74CC0ABD" w14:textId="4F07A604" w:rsidR="002B06D3" w:rsidRDefault="002B06D3">
      <w:pPr>
        <w:pStyle w:val="afc"/>
      </w:pPr>
      <w:r>
        <w:rPr>
          <w:rStyle w:val="afb"/>
        </w:rPr>
        <w:annotationRef/>
      </w:r>
      <w:r w:rsidR="00894FFE">
        <w:t xml:space="preserve">Дарья, в присылаемых файлах, не нашла Площадку, нужна ли она для этого сервиса? </w:t>
      </w:r>
      <w:r>
        <w:t xml:space="preserve"> </w:t>
      </w:r>
    </w:p>
  </w:comment>
  <w:comment w:id="83" w:author="Инна Карелина" w:date="2021-08-05T14:17:00Z" w:initials="ИК">
    <w:p w14:paraId="2CE59E6A" w14:textId="4EA6DB5B" w:rsidR="007C2B08" w:rsidRDefault="007C2B08">
      <w:pPr>
        <w:pStyle w:val="afc"/>
      </w:pPr>
      <w:r>
        <w:rPr>
          <w:rStyle w:val="afb"/>
        </w:rPr>
        <w:annotationRef/>
      </w:r>
      <w:r>
        <w:t>Это максимальный испытательный срок по ТК РФ</w:t>
      </w:r>
    </w:p>
  </w:comment>
  <w:comment w:id="84" w:author="Инна Карелина" w:date="2021-08-09T11:52:00Z" w:initials="ИК">
    <w:p w14:paraId="4BCF0C43" w14:textId="065D61C2" w:rsidR="00D350F3" w:rsidRDefault="00D350F3">
      <w:pPr>
        <w:pStyle w:val="afc"/>
      </w:pPr>
      <w:r>
        <w:rPr>
          <w:rStyle w:val="afb"/>
        </w:rPr>
        <w:annotationRef/>
      </w:r>
      <w:r w:rsidR="00894FFE">
        <w:t xml:space="preserve">Дарья, </w:t>
      </w:r>
      <w:r w:rsidR="00894FFE">
        <w:t>подскажите , будет ли это справочник (например: Да/Нет/Возможно/Неизвестно) или это будет выбор Да/нет (</w:t>
      </w:r>
      <w:r w:rsidR="00894FFE" w:rsidRPr="00894FFE">
        <w:t>булево значение</w:t>
      </w:r>
      <w:r w:rsidR="00894FFE">
        <w:t>)</w:t>
      </w:r>
    </w:p>
  </w:comment>
  <w:comment w:id="88" w:author="Инна Карелина" w:date="2021-08-05T16:35:00Z" w:initials="ИК">
    <w:p w14:paraId="493EA46F" w14:textId="4276991A" w:rsidR="00144B48" w:rsidRDefault="00144B48">
      <w:pPr>
        <w:pStyle w:val="afc"/>
      </w:pPr>
      <w:r>
        <w:rPr>
          <w:rStyle w:val="afb"/>
        </w:rPr>
        <w:annotationRef/>
      </w:r>
      <w:r w:rsidR="00894FFE">
        <w:t>Дарья, изменить можно только в статусе «На рассмотрении» и никаком другом? Верно?</w:t>
      </w:r>
    </w:p>
  </w:comment>
  <w:comment w:id="91" w:author="Инна Карелина" w:date="2021-08-06T12:09:00Z" w:initials="ИК">
    <w:p w14:paraId="05148039" w14:textId="2130CACD" w:rsidR="006E1D46" w:rsidRDefault="006E1D46">
      <w:pPr>
        <w:pStyle w:val="afc"/>
      </w:pPr>
      <w:r>
        <w:rPr>
          <w:rStyle w:val="afb"/>
        </w:rPr>
        <w:annotationRef/>
      </w:r>
      <w:r w:rsidR="00894FFE">
        <w:t xml:space="preserve">Текущий статус для Аккаунта не должен видеть автор? Или </w:t>
      </w:r>
      <w:r w:rsidR="009A2922">
        <w:t>должен?</w:t>
      </w:r>
    </w:p>
  </w:comment>
  <w:comment w:id="96" w:author="Инна Карелина" w:date="2021-08-11T16:01:00Z" w:initials="ИК">
    <w:p w14:paraId="7DA4A037" w14:textId="77777777" w:rsidR="009A2922" w:rsidRDefault="009A2922">
      <w:pPr>
        <w:pStyle w:val="afc"/>
      </w:pPr>
      <w:r>
        <w:rPr>
          <w:rStyle w:val="afb"/>
        </w:rPr>
        <w:annotationRef/>
      </w:r>
      <w:r>
        <w:t xml:space="preserve">После согласования карточки заявки (всех полей) </w:t>
      </w:r>
    </w:p>
    <w:p w14:paraId="1AAED166" w14:textId="643419F1" w:rsidR="009A2922" w:rsidRDefault="009A2922">
      <w:pPr>
        <w:pStyle w:val="afc"/>
      </w:pPr>
      <w:r>
        <w:t xml:space="preserve">Я подготовлю документ - шаблон в </w:t>
      </w:r>
      <w:r w:rsidRPr="00A351CA">
        <w:t>Excel</w:t>
      </w:r>
      <w:r>
        <w:rPr>
          <w:rStyle w:val="afb"/>
        </w:rPr>
        <w:annotationRef/>
      </w:r>
      <w:r>
        <w:t xml:space="preserve"> (который должен отправляться на почту при рассылке)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CF3B3D" w15:done="0"/>
  <w15:commentEx w15:paraId="08CC5C56" w15:done="0"/>
  <w15:commentEx w15:paraId="0EA11532" w15:paraIdParent="08CC5C56" w15:done="0"/>
  <w15:commentEx w15:paraId="5FCC5A92" w15:done="0"/>
  <w15:commentEx w15:paraId="06CD1FB5" w15:done="0"/>
  <w15:commentEx w15:paraId="45291259" w15:paraIdParent="06CD1FB5" w15:done="0"/>
  <w15:commentEx w15:paraId="0E0D23FE" w15:done="0"/>
  <w15:commentEx w15:paraId="79DE7844" w15:done="0"/>
  <w15:commentEx w15:paraId="6E3AD23A" w15:done="0"/>
  <w15:commentEx w15:paraId="74CC0ABD" w15:done="0"/>
  <w15:commentEx w15:paraId="2CE59E6A" w15:done="0"/>
  <w15:commentEx w15:paraId="4BCF0C43" w15:done="0"/>
  <w15:commentEx w15:paraId="493EA46F" w15:done="0"/>
  <w15:commentEx w15:paraId="05148039" w15:done="0"/>
  <w15:commentEx w15:paraId="1AAED1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E6DC0" w16cex:dateUtc="2021-08-11T12:39:00Z"/>
  <w16cex:commentExtensible w16cex:durableId="24B66ACC" w16cex:dateUtc="2021-08-05T10:49:00Z"/>
  <w16cex:commentExtensible w16cex:durableId="795F7CCC" w16cex:dateUtc="2021-08-09T14:56:00Z"/>
  <w16cex:commentExtensible w16cex:durableId="24AD599C" w16cex:dateUtc="2021-07-29T13:45:00Z"/>
  <w16cex:commentExtensible w16cex:durableId="24B6660A" w16cex:dateUtc="2021-08-05T10:28:00Z"/>
  <w16cex:commentExtensible w16cex:durableId="17F823D0" w16cex:dateUtc="2021-08-09T14:58:00Z"/>
  <w16cex:commentExtensible w16cex:durableId="24B79E8B" w16cex:dateUtc="2021-08-06T08:42:00Z"/>
  <w16cex:commentExtensible w16cex:durableId="24B79FD7" w16cex:dateUtc="2021-08-06T08:47:00Z"/>
  <w16cex:commentExtensible w16cex:durableId="24AE5D2F" w16cex:dateUtc="2021-07-30T08:12:00Z"/>
  <w16cex:commentExtensible w16cex:durableId="24B7A19A" w16cex:dateUtc="2021-08-06T08:55:00Z"/>
  <w16cex:commentExtensible w16cex:durableId="24B67185" w16cex:dateUtc="2021-08-05T11:17:00Z"/>
  <w16cex:commentExtensible w16cex:durableId="24BB957E" w16cex:dateUtc="2021-08-09T08:52:00Z"/>
  <w16cex:commentExtensible w16cex:durableId="24B691DE" w16cex:dateUtc="2021-08-05T13:35:00Z"/>
  <w16cex:commentExtensible w16cex:durableId="24B7A500" w16cex:dateUtc="2021-08-06T09:09:00Z"/>
  <w16cex:commentExtensible w16cex:durableId="24BE72DA" w16cex:dateUtc="2021-08-11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CF3B3D" w16cid:durableId="24BE6DC0"/>
  <w16cid:commentId w16cid:paraId="08CC5C56" w16cid:durableId="24B66ACC"/>
  <w16cid:commentId w16cid:paraId="0EA11532" w16cid:durableId="795F7CCC"/>
  <w16cid:commentId w16cid:paraId="5FCC5A92" w16cid:durableId="24AD599C"/>
  <w16cid:commentId w16cid:paraId="06CD1FB5" w16cid:durableId="24B6660A"/>
  <w16cid:commentId w16cid:paraId="45291259" w16cid:durableId="17F823D0"/>
  <w16cid:commentId w16cid:paraId="0E0D23FE" w16cid:durableId="24B79E8B"/>
  <w16cid:commentId w16cid:paraId="79DE7844" w16cid:durableId="24B79FD7"/>
  <w16cid:commentId w16cid:paraId="6E3AD23A" w16cid:durableId="24AE5D2F"/>
  <w16cid:commentId w16cid:paraId="74CC0ABD" w16cid:durableId="24B7A19A"/>
  <w16cid:commentId w16cid:paraId="2CE59E6A" w16cid:durableId="24B67185"/>
  <w16cid:commentId w16cid:paraId="4BCF0C43" w16cid:durableId="24BB957E"/>
  <w16cid:commentId w16cid:paraId="493EA46F" w16cid:durableId="24B691DE"/>
  <w16cid:commentId w16cid:paraId="05148039" w16cid:durableId="24B7A500"/>
  <w16cid:commentId w16cid:paraId="1AAED166" w16cid:durableId="24BE72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04944" w14:textId="77777777" w:rsidR="00A045D9" w:rsidRDefault="00A045D9" w:rsidP="005521D3">
      <w:pPr>
        <w:spacing w:before="0" w:after="0"/>
      </w:pPr>
      <w:r>
        <w:separator/>
      </w:r>
    </w:p>
  </w:endnote>
  <w:endnote w:type="continuationSeparator" w:id="0">
    <w:p w14:paraId="405E7C46" w14:textId="77777777" w:rsidR="00A045D9" w:rsidRDefault="00A045D9" w:rsidP="005521D3">
      <w:pPr>
        <w:spacing w:before="0" w:after="0"/>
      </w:pPr>
      <w:r>
        <w:continuationSeparator/>
      </w:r>
    </w:p>
  </w:endnote>
  <w:endnote w:type="continuationNotice" w:id="1">
    <w:p w14:paraId="39D8187F" w14:textId="77777777" w:rsidR="00A045D9" w:rsidRDefault="00A045D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Light">
    <w:panose1 w:val="020B05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 w:name="ГОСТ тип А">
    <w:altName w:val="Arial"/>
    <w:charset w:val="CC"/>
    <w:family w:val="swiss"/>
    <w:pitch w:val="variable"/>
    <w:sig w:usb0="000002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277090"/>
      <w:docPartObj>
        <w:docPartGallery w:val="Page Numbers (Bottom of Page)"/>
        <w:docPartUnique/>
      </w:docPartObj>
    </w:sdtPr>
    <w:sdtEndPr>
      <w:rPr>
        <w:rFonts w:ascii="Times New Roman" w:hAnsi="Times New Roman" w:cs="Times New Roman"/>
      </w:rPr>
    </w:sdtEndPr>
    <w:sdtContent>
      <w:p w14:paraId="11328D84" w14:textId="116FE05C" w:rsidR="00863C25" w:rsidRPr="00462FC4" w:rsidRDefault="00DE1501">
        <w:pPr>
          <w:pStyle w:val="a6"/>
          <w:jc w:val="center"/>
          <w:rPr>
            <w:rFonts w:ascii="Times New Roman" w:hAnsi="Times New Roman" w:cs="Times New Roman"/>
          </w:rPr>
        </w:pPr>
        <w:r>
          <w:rPr>
            <w:noProof/>
            <w:lang w:eastAsia="ru-RU"/>
          </w:rPr>
          <mc:AlternateContent>
            <mc:Choice Requires="wpg">
              <w:drawing>
                <wp:anchor distT="0" distB="0" distL="114300" distR="114300" simplePos="0" relativeHeight="251658241" behindDoc="1" locked="0" layoutInCell="0" allowOverlap="1" wp14:anchorId="244872E3" wp14:editId="0A6C25B1">
                  <wp:simplePos x="0" y="0"/>
                  <wp:positionH relativeFrom="page">
                    <wp:posOffset>360045</wp:posOffset>
                  </wp:positionH>
                  <wp:positionV relativeFrom="page">
                    <wp:posOffset>180340</wp:posOffset>
                  </wp:positionV>
                  <wp:extent cx="7020560" cy="10109200"/>
                  <wp:effectExtent l="17145" t="18415" r="20320" b="16510"/>
                  <wp:wrapNone/>
                  <wp:docPr id="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109200"/>
                            <a:chOff x="567" y="284"/>
                            <a:chExt cx="11056" cy="16271"/>
                          </a:xfrm>
                        </wpg:grpSpPr>
                        <wpg:grpSp>
                          <wpg:cNvPr id="11" name="Group 16"/>
                          <wpg:cNvGrpSpPr>
                            <a:grpSpLocks/>
                          </wpg:cNvGrpSpPr>
                          <wpg:grpSpPr bwMode="auto">
                            <a:xfrm>
                              <a:off x="567" y="8552"/>
                              <a:ext cx="561" cy="8003"/>
                              <a:chOff x="3194" y="6929"/>
                              <a:chExt cx="561" cy="8155"/>
                            </a:xfrm>
                          </wpg:grpSpPr>
                          <wpg:grpSp>
                            <wpg:cNvPr id="12" name="Group 17"/>
                            <wpg:cNvGrpSpPr>
                              <a:grpSpLocks/>
                            </wpg:cNvGrpSpPr>
                            <wpg:grpSpPr bwMode="auto">
                              <a:xfrm>
                                <a:off x="3194" y="6929"/>
                                <a:ext cx="283" cy="8155"/>
                                <a:chOff x="3194" y="6929"/>
                                <a:chExt cx="283" cy="8155"/>
                              </a:xfrm>
                            </wpg:grpSpPr>
                            <wps:wsp>
                              <wps:cNvPr id="13" name="Text Box 1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4D14401" w14:textId="77777777" w:rsidR="00DE1501" w:rsidRPr="009F6783" w:rsidRDefault="00DE1501" w:rsidP="00DE1501">
                                    <w:pPr>
                                      <w:pStyle w:val="aff7"/>
                                    </w:pPr>
                                    <w:r w:rsidRPr="009F6783">
                                      <w:t>Инв. № подп</w:t>
                                    </w:r>
                                  </w:p>
                                </w:txbxContent>
                              </wps:txbx>
                              <wps:bodyPr rot="0" vert="vert270" wrap="square" lIns="18000" tIns="10800" rIns="18000" bIns="10800" anchor="t" anchorCtr="0" upright="1">
                                <a:noAutofit/>
                              </wps:bodyPr>
                            </wps:wsp>
                            <wps:wsp>
                              <wps:cNvPr id="14" name="Text Box 1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6BD51429" w14:textId="77777777" w:rsidR="00DE1501" w:rsidRPr="009F6783" w:rsidRDefault="00DE1501" w:rsidP="00DE1501">
                                    <w:pPr>
                                      <w:pStyle w:val="aff7"/>
                                    </w:pPr>
                                    <w:r w:rsidRPr="009F6783">
                                      <w:t>Подп. и дата</w:t>
                                    </w:r>
                                  </w:p>
                                </w:txbxContent>
                              </wps:txbx>
                              <wps:bodyPr rot="0" vert="vert270" wrap="square" lIns="18000" tIns="10800" rIns="18000" bIns="10800" anchor="t" anchorCtr="0" upright="1">
                                <a:noAutofit/>
                              </wps:bodyPr>
                            </wps:wsp>
                            <wps:wsp>
                              <wps:cNvPr id="27" name="Text Box 2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2DB65FDD" w14:textId="77777777" w:rsidR="00DE1501" w:rsidRPr="009F6783" w:rsidRDefault="00DE1501" w:rsidP="00DE1501">
                                    <w:pPr>
                                      <w:pStyle w:val="aff7"/>
                                    </w:pPr>
                                    <w:r w:rsidRPr="009F6783">
                                      <w:t>Инв. № дубл.</w:t>
                                    </w:r>
                                  </w:p>
                                  <w:p w14:paraId="48886CAA" w14:textId="77777777" w:rsidR="00DE1501" w:rsidRDefault="00DE1501" w:rsidP="00DE1501"/>
                                </w:txbxContent>
                              </wps:txbx>
                              <wps:bodyPr rot="0" vert="vert270" wrap="square" lIns="18000" tIns="10800" rIns="18000" bIns="10800" anchor="t" anchorCtr="0" upright="1">
                                <a:noAutofit/>
                              </wps:bodyPr>
                            </wps:wsp>
                            <wps:wsp>
                              <wps:cNvPr id="28" name="Text Box 2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5AE0419" w14:textId="77777777" w:rsidR="00DE1501" w:rsidRPr="009F6783" w:rsidRDefault="00DE1501" w:rsidP="00DE1501">
                                    <w:pPr>
                                      <w:pStyle w:val="aff7"/>
                                    </w:pPr>
                                    <w:r w:rsidRPr="009F6783">
                                      <w:t>Взам. инв. №</w:t>
                                    </w:r>
                                  </w:p>
                                  <w:p w14:paraId="5FE02C17" w14:textId="77777777" w:rsidR="00DE1501" w:rsidRPr="00C2774B" w:rsidRDefault="00DE1501" w:rsidP="00DE1501"/>
                                </w:txbxContent>
                              </wps:txbx>
                              <wps:bodyPr rot="0" vert="vert270" wrap="square" lIns="18000" tIns="10800" rIns="18000" bIns="10800" anchor="t" anchorCtr="0" upright="1">
                                <a:noAutofit/>
                              </wps:bodyPr>
                            </wps:wsp>
                            <wps:wsp>
                              <wps:cNvPr id="29" name="Text Box 2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78C900AF" w14:textId="77777777" w:rsidR="00DE1501" w:rsidRPr="009F6783" w:rsidRDefault="00DE1501" w:rsidP="00DE1501">
                                    <w:pPr>
                                      <w:pStyle w:val="aff7"/>
                                    </w:pPr>
                                    <w:r w:rsidRPr="009F6783">
                                      <w:t>Подп. и дата</w:t>
                                    </w:r>
                                  </w:p>
                                </w:txbxContent>
                              </wps:txbx>
                              <wps:bodyPr rot="0" vert="vert270" wrap="square" lIns="18000" tIns="10800" rIns="18000" bIns="10800" anchor="t" anchorCtr="0" upright="1">
                                <a:noAutofit/>
                              </wps:bodyPr>
                            </wps:wsp>
                          </wpg:grpSp>
                          <wpg:grpSp>
                            <wpg:cNvPr id="30" name="Group 23"/>
                            <wpg:cNvGrpSpPr>
                              <a:grpSpLocks/>
                            </wpg:cNvGrpSpPr>
                            <wpg:grpSpPr bwMode="auto">
                              <a:xfrm>
                                <a:off x="3472" y="6929"/>
                                <a:ext cx="283" cy="8155"/>
                                <a:chOff x="3194" y="6929"/>
                                <a:chExt cx="283" cy="8155"/>
                              </a:xfrm>
                            </wpg:grpSpPr>
                            <wps:wsp>
                              <wps:cNvPr id="31" name="Text Box 2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44FC8E0" w14:textId="77777777" w:rsidR="00DE1501" w:rsidRDefault="00DE1501" w:rsidP="00DE1501">
                                    <w:pPr>
                                      <w:pStyle w:val="aff7"/>
                                    </w:pPr>
                                  </w:p>
                                </w:txbxContent>
                              </wps:txbx>
                              <wps:bodyPr rot="0" vert="vert270" wrap="square" lIns="18000" tIns="10800" rIns="18000" bIns="10800" anchor="t" anchorCtr="0" upright="1">
                                <a:noAutofit/>
                              </wps:bodyPr>
                            </wps:wsp>
                            <wps:wsp>
                              <wps:cNvPr id="32" name="Text Box 25"/>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B884B8C" w14:textId="77777777" w:rsidR="00DE1501" w:rsidRDefault="00DE1501" w:rsidP="00DE1501">
                                    <w:pPr>
                                      <w:pStyle w:val="aff7"/>
                                    </w:pPr>
                                  </w:p>
                                </w:txbxContent>
                              </wps:txbx>
                              <wps:bodyPr rot="0" vert="vert270" wrap="square" lIns="18000" tIns="10800" rIns="18000" bIns="10800" anchor="t" anchorCtr="0" upright="1">
                                <a:noAutofit/>
                              </wps:bodyPr>
                            </wps:wsp>
                            <wps:wsp>
                              <wps:cNvPr id="33" name="Text Box 2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6DDB70BE" w14:textId="77777777" w:rsidR="00DE1501" w:rsidRDefault="00DE1501" w:rsidP="00DE1501">
                                    <w:pPr>
                                      <w:pStyle w:val="aff7"/>
                                    </w:pPr>
                                  </w:p>
                                </w:txbxContent>
                              </wps:txbx>
                              <wps:bodyPr rot="0" vert="vert270" wrap="square" lIns="18000" tIns="10800" rIns="18000" bIns="10800" anchor="t" anchorCtr="0" upright="1">
                                <a:noAutofit/>
                              </wps:bodyPr>
                            </wps:wsp>
                            <wps:wsp>
                              <wps:cNvPr id="34" name="Text Box 2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F5D3E56" w14:textId="77777777" w:rsidR="00DE1501" w:rsidRDefault="00DE1501" w:rsidP="00DE1501">
                                    <w:pPr>
                                      <w:pStyle w:val="aff7"/>
                                    </w:pPr>
                                  </w:p>
                                </w:txbxContent>
                              </wps:txbx>
                              <wps:bodyPr rot="0" vert="vert270" wrap="square" lIns="18000" tIns="10800" rIns="18000" bIns="10800" anchor="t" anchorCtr="0" upright="1">
                                <a:noAutofit/>
                              </wps:bodyPr>
                            </wps:wsp>
                            <wps:wsp>
                              <wps:cNvPr id="35" name="Text Box 2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1C3484C" w14:textId="77777777" w:rsidR="00DE1501" w:rsidRDefault="00DE1501" w:rsidP="00DE1501">
                                    <w:pPr>
                                      <w:pStyle w:val="aff7"/>
                                    </w:pPr>
                                  </w:p>
                                </w:txbxContent>
                              </wps:txbx>
                              <wps:bodyPr rot="0" vert="vert270" wrap="square" lIns="18000" tIns="10800" rIns="18000" bIns="10800" anchor="t" anchorCtr="0" upright="1">
                                <a:noAutofit/>
                              </wps:bodyPr>
                            </wps:wsp>
                          </wpg:grpSp>
                        </wpg:grpSp>
                        <wps:wsp>
                          <wps:cNvPr id="36" name="Rectangle 29"/>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7" name="Group 30"/>
                          <wpg:cNvGrpSpPr>
                            <a:grpSpLocks/>
                          </wpg:cNvGrpSpPr>
                          <wpg:grpSpPr bwMode="auto">
                            <a:xfrm>
                              <a:off x="1134" y="15717"/>
                              <a:ext cx="10489" cy="837"/>
                              <a:chOff x="1140" y="12894"/>
                              <a:chExt cx="10489" cy="853"/>
                            </a:xfrm>
                          </wpg:grpSpPr>
                          <wps:wsp>
                            <wps:cNvPr id="38" name="Rectangle 31"/>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9" name="Group 32"/>
                            <wpg:cNvGrpSpPr>
                              <a:grpSpLocks/>
                            </wpg:cNvGrpSpPr>
                            <wpg:grpSpPr bwMode="auto">
                              <a:xfrm>
                                <a:off x="1143" y="12894"/>
                                <a:ext cx="10486" cy="853"/>
                                <a:chOff x="989" y="11410"/>
                                <a:chExt cx="10486" cy="853"/>
                              </a:xfrm>
                            </wpg:grpSpPr>
                            <wpg:grpSp>
                              <wpg:cNvPr id="40" name="Group 33"/>
                              <wpg:cNvGrpSpPr>
                                <a:grpSpLocks/>
                              </wpg:cNvGrpSpPr>
                              <wpg:grpSpPr bwMode="auto">
                                <a:xfrm>
                                  <a:off x="10908" y="11410"/>
                                  <a:ext cx="567" cy="853"/>
                                  <a:chOff x="9096" y="9973"/>
                                  <a:chExt cx="851" cy="853"/>
                                </a:xfrm>
                              </wpg:grpSpPr>
                              <wps:wsp>
                                <wps:cNvPr id="41" name="Text Box 34"/>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2644329C" w14:textId="77777777" w:rsidR="00DE1501" w:rsidRPr="009F6783" w:rsidRDefault="00DE1501" w:rsidP="00DE1501">
                                      <w:pPr>
                                        <w:pStyle w:val="aff7"/>
                                        <w:spacing w:before="0" w:after="0"/>
                                      </w:pPr>
                                      <w:r w:rsidRPr="009F6783">
                                        <w:t>Лист</w:t>
                                      </w:r>
                                    </w:p>
                                  </w:txbxContent>
                                </wps:txbx>
                                <wps:bodyPr rot="0" vert="horz" wrap="square" lIns="18000" tIns="10800" rIns="18000" bIns="10800" anchor="t" anchorCtr="0" upright="1">
                                  <a:noAutofit/>
                                </wps:bodyPr>
                              </wps:wsp>
                              <wps:wsp>
                                <wps:cNvPr id="42" name="Text Box 35"/>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07E54396" w14:textId="77777777" w:rsidR="00DE1501" w:rsidRPr="009F6783" w:rsidRDefault="00DE1501" w:rsidP="00DE1501">
                                      <w:pPr>
                                        <w:pStyle w:val="aff7"/>
                                        <w:rPr>
                                          <w:lang w:val="en-US"/>
                                        </w:rPr>
                                      </w:pPr>
                                      <w:r w:rsidRPr="009F6783">
                                        <w:rPr>
                                          <w:lang w:val="en-US"/>
                                        </w:rPr>
                                        <w:fldChar w:fldCharType="begin"/>
                                      </w:r>
                                      <w:r w:rsidRPr="009F6783">
                                        <w:rPr>
                                          <w:lang w:val="en-US"/>
                                        </w:rPr>
                                        <w:instrText xml:space="preserve"> PAGE  \* MERGEFORMAT </w:instrText>
                                      </w:r>
                                      <w:r w:rsidRPr="009F6783">
                                        <w:rPr>
                                          <w:lang w:val="en-US"/>
                                        </w:rPr>
                                        <w:fldChar w:fldCharType="separate"/>
                                      </w:r>
                                      <w:r w:rsidRPr="0088761A">
                                        <w:rPr>
                                          <w:rFonts w:ascii="ГОСТ тип А" w:hAnsi="ГОСТ тип А"/>
                                          <w:lang w:val="en-US"/>
                                        </w:rPr>
                                        <w:t>3</w:t>
                                      </w:r>
                                      <w:r w:rsidRPr="009F6783">
                                        <w:rPr>
                                          <w:lang w:val="en-US"/>
                                        </w:rPr>
                                        <w:fldChar w:fldCharType="end"/>
                                      </w:r>
                                    </w:p>
                                  </w:txbxContent>
                                </wps:txbx>
                                <wps:bodyPr rot="0" vert="horz" wrap="square" lIns="18000" tIns="10800" rIns="18000" bIns="10800" anchor="t" anchorCtr="0" upright="1">
                                  <a:noAutofit/>
                                </wps:bodyPr>
                              </wps:wsp>
                            </wpg:grpSp>
                            <wps:wsp>
                              <wps:cNvPr id="43" name="Text Box 36"/>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2513EDC1" w14:textId="30A7F9E8" w:rsidR="00DE1501" w:rsidRPr="00AD6109" w:rsidRDefault="00DE1501" w:rsidP="00DE1501">
                                    <w:pPr>
                                      <w:pStyle w:val="aff7"/>
                                    </w:pPr>
                                    <w:r>
                                      <w:t>Функциональная спецификация сервиса «Заявки</w:t>
                                    </w:r>
                                    <w:r w:rsidR="00A5154C">
                                      <w:t xml:space="preserve"> на подбор персонала</w:t>
                                    </w:r>
                                    <w:r>
                                      <w:t>»</w:t>
                                    </w:r>
                                  </w:p>
                                </w:txbxContent>
                              </wps:txbx>
                              <wps:bodyPr rot="0" vert="horz" wrap="square" lIns="18000" tIns="10800" rIns="18000" bIns="10800" anchor="t" anchorCtr="0" upright="1">
                                <a:noAutofit/>
                              </wps:bodyPr>
                            </wps:wsp>
                            <wpg:grpSp>
                              <wpg:cNvPr id="44" name="Group 37"/>
                              <wpg:cNvGrpSpPr>
                                <a:grpSpLocks/>
                              </wpg:cNvGrpSpPr>
                              <wpg:grpSpPr bwMode="auto">
                                <a:xfrm>
                                  <a:off x="989" y="11413"/>
                                  <a:ext cx="3683" cy="850"/>
                                  <a:chOff x="1248" y="9691"/>
                                  <a:chExt cx="3683" cy="861"/>
                                </a:xfrm>
                              </wpg:grpSpPr>
                              <wpg:grpSp>
                                <wpg:cNvPr id="45" name="Group 38"/>
                                <wpg:cNvGrpSpPr>
                                  <a:grpSpLocks/>
                                </wpg:cNvGrpSpPr>
                                <wpg:grpSpPr bwMode="auto">
                                  <a:xfrm>
                                    <a:off x="1248" y="10272"/>
                                    <a:ext cx="3682" cy="280"/>
                                    <a:chOff x="3332" y="11725"/>
                                    <a:chExt cx="3681" cy="283"/>
                                  </a:xfrm>
                                </wpg:grpSpPr>
                                <wps:wsp>
                                  <wps:cNvPr id="46" name="Text Box 39"/>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0B60546" w14:textId="77777777" w:rsidR="00DE1501" w:rsidRPr="009F6783" w:rsidRDefault="00DE1501" w:rsidP="00DE1501">
                                        <w:pPr>
                                          <w:pStyle w:val="aff7"/>
                                          <w:spacing w:before="0" w:after="0"/>
                                          <w:rPr>
                                            <w:noProof w:val="0"/>
                                          </w:rPr>
                                        </w:pPr>
                                        <w:r w:rsidRPr="009F6783">
                                          <w:t>Изм</w:t>
                                        </w:r>
                                        <w:r w:rsidRPr="009F6783">
                                          <w:rPr>
                                            <w:noProof w:val="0"/>
                                          </w:rPr>
                                          <w:t>.</w:t>
                                        </w:r>
                                      </w:p>
                                      <w:p w14:paraId="71F5235C" w14:textId="77777777" w:rsidR="00DE1501" w:rsidRPr="0001437F" w:rsidRDefault="00DE1501" w:rsidP="00DE1501"/>
                                    </w:txbxContent>
                                  </wps:txbx>
                                  <wps:bodyPr rot="0" vert="horz" wrap="square" lIns="0" tIns="10800" rIns="0" bIns="10800" anchor="t" anchorCtr="0" upright="1">
                                    <a:noAutofit/>
                                  </wps:bodyPr>
                                </wps:wsp>
                                <wps:wsp>
                                  <wps:cNvPr id="47" name="Text Box 40"/>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7B81946C" w14:textId="77777777" w:rsidR="00DE1501" w:rsidRPr="009F6783" w:rsidRDefault="00DE1501" w:rsidP="00DE1501">
                                        <w:pPr>
                                          <w:pStyle w:val="aff7"/>
                                          <w:spacing w:before="0" w:after="0"/>
                                        </w:pPr>
                                        <w:r w:rsidRPr="009F6783">
                                          <w:t>№ докум.</w:t>
                                        </w:r>
                                      </w:p>
                                    </w:txbxContent>
                                  </wps:txbx>
                                  <wps:bodyPr rot="0" vert="horz" wrap="square" lIns="18000" tIns="10800" rIns="18000" bIns="10800" anchor="t" anchorCtr="0" upright="1">
                                    <a:noAutofit/>
                                  </wps:bodyPr>
                                </wps:wsp>
                                <wps:wsp>
                                  <wps:cNvPr id="48" name="Text Box 41"/>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588D8330" w14:textId="77777777" w:rsidR="00DE1501" w:rsidRPr="009F6783" w:rsidRDefault="00DE1501" w:rsidP="00DE1501">
                                        <w:pPr>
                                          <w:pStyle w:val="aff7"/>
                                          <w:spacing w:before="0" w:after="0"/>
                                        </w:pPr>
                                        <w:r w:rsidRPr="009F6783">
                                          <w:t>Лист</w:t>
                                        </w:r>
                                      </w:p>
                                      <w:p w14:paraId="47EEBEF9" w14:textId="77777777" w:rsidR="00DE1501" w:rsidRDefault="00DE1501" w:rsidP="00DE1501"/>
                                    </w:txbxContent>
                                  </wps:txbx>
                                  <wps:bodyPr rot="0" vert="horz" wrap="square" lIns="18000" tIns="10800" rIns="18000" bIns="10800" anchor="t" anchorCtr="0" upright="1">
                                    <a:noAutofit/>
                                  </wps:bodyPr>
                                </wps:wsp>
                                <wps:wsp>
                                  <wps:cNvPr id="49" name="Text Box 42"/>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F51CDBE" w14:textId="77777777" w:rsidR="00DE1501" w:rsidRPr="009F6783" w:rsidRDefault="00DE1501" w:rsidP="00DE1501">
                                        <w:pPr>
                                          <w:pStyle w:val="aff7"/>
                                          <w:spacing w:before="0" w:after="0"/>
                                          <w:rPr>
                                            <w:noProof w:val="0"/>
                                          </w:rPr>
                                        </w:pPr>
                                        <w:r w:rsidRPr="009F6783">
                                          <w:t>Подп</w:t>
                                        </w:r>
                                        <w:r w:rsidRPr="009F6783">
                                          <w:rPr>
                                            <w:noProof w:val="0"/>
                                          </w:rPr>
                                          <w:t>.</w:t>
                                        </w:r>
                                      </w:p>
                                    </w:txbxContent>
                                  </wps:txbx>
                                  <wps:bodyPr rot="0" vert="horz" wrap="square" lIns="18000" tIns="10800" rIns="18000" bIns="10800" anchor="t" anchorCtr="0" upright="1">
                                    <a:noAutofit/>
                                  </wps:bodyPr>
                                </wps:wsp>
                                <wps:wsp>
                                  <wps:cNvPr id="695821344" name="Text Box 43"/>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5C739210" w14:textId="77777777" w:rsidR="00DE1501" w:rsidRPr="009F6783" w:rsidRDefault="00DE1501" w:rsidP="00DE1501">
                                        <w:pPr>
                                          <w:pStyle w:val="aff7"/>
                                          <w:spacing w:before="0" w:after="0"/>
                                        </w:pPr>
                                        <w:r w:rsidRPr="009F6783">
                                          <w:t>Дата</w:t>
                                        </w:r>
                                      </w:p>
                                    </w:txbxContent>
                                  </wps:txbx>
                                  <wps:bodyPr rot="0" vert="horz" wrap="square" lIns="18000" tIns="10800" rIns="18000" bIns="10800" anchor="t" anchorCtr="0" upright="1">
                                    <a:noAutofit/>
                                  </wps:bodyPr>
                                </wps:wsp>
                              </wpg:grpSp>
                              <wpg:grpSp>
                                <wpg:cNvPr id="695821346" name="Group 44"/>
                                <wpg:cNvGrpSpPr>
                                  <a:grpSpLocks/>
                                </wpg:cNvGrpSpPr>
                                <wpg:grpSpPr bwMode="auto">
                                  <a:xfrm>
                                    <a:off x="1248" y="9691"/>
                                    <a:ext cx="3683" cy="581"/>
                                    <a:chOff x="3033" y="9482"/>
                                    <a:chExt cx="3683" cy="581"/>
                                  </a:xfrm>
                                </wpg:grpSpPr>
                                <wpg:grpSp>
                                  <wpg:cNvPr id="695821349" name="Group 45"/>
                                  <wpg:cNvGrpSpPr>
                                    <a:grpSpLocks/>
                                  </wpg:cNvGrpSpPr>
                                  <wpg:grpSpPr bwMode="auto">
                                    <a:xfrm>
                                      <a:off x="3034" y="9492"/>
                                      <a:ext cx="3682" cy="561"/>
                                      <a:chOff x="1240" y="9793"/>
                                      <a:chExt cx="3685" cy="568"/>
                                    </a:xfrm>
                                  </wpg:grpSpPr>
                                  <wpg:grpSp>
                                    <wpg:cNvPr id="695821350" name="Group 46"/>
                                    <wpg:cNvGrpSpPr>
                                      <a:grpSpLocks/>
                                    </wpg:cNvGrpSpPr>
                                    <wpg:grpSpPr bwMode="auto">
                                      <a:xfrm>
                                        <a:off x="1240" y="10078"/>
                                        <a:ext cx="3685" cy="283"/>
                                        <a:chOff x="3332" y="11725"/>
                                        <a:chExt cx="3681" cy="283"/>
                                      </a:xfrm>
                                    </wpg:grpSpPr>
                                    <wps:wsp>
                                      <wps:cNvPr id="695821351" name="Text Box 4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B2F763B" w14:textId="77777777" w:rsidR="00DE1501" w:rsidRDefault="00DE1501" w:rsidP="00DE1501">
                                            <w:pPr>
                                              <w:pStyle w:val="aff7"/>
                                            </w:pPr>
                                          </w:p>
                                        </w:txbxContent>
                                      </wps:txbx>
                                      <wps:bodyPr rot="0" vert="horz" wrap="square" lIns="18000" tIns="10800" rIns="18000" bIns="10800" anchor="t" anchorCtr="0" upright="1">
                                        <a:noAutofit/>
                                      </wps:bodyPr>
                                    </wps:wsp>
                                    <wps:wsp>
                                      <wps:cNvPr id="695821352" name="Text Box 4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01565F05" w14:textId="77777777" w:rsidR="00DE1501" w:rsidRDefault="00DE1501" w:rsidP="00DE1501">
                                            <w:pPr>
                                              <w:pStyle w:val="aff7"/>
                                            </w:pPr>
                                          </w:p>
                                        </w:txbxContent>
                                      </wps:txbx>
                                      <wps:bodyPr rot="0" vert="horz" wrap="square" lIns="18000" tIns="10800" rIns="18000" bIns="10800" anchor="t" anchorCtr="0" upright="1">
                                        <a:noAutofit/>
                                      </wps:bodyPr>
                                    </wps:wsp>
                                    <wps:wsp>
                                      <wps:cNvPr id="695821353" name="Text Box 4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D9C2878" w14:textId="77777777" w:rsidR="00DE1501" w:rsidRDefault="00DE1501" w:rsidP="00DE1501">
                                            <w:pPr>
                                              <w:pStyle w:val="aff7"/>
                                            </w:pPr>
                                          </w:p>
                                        </w:txbxContent>
                                      </wps:txbx>
                                      <wps:bodyPr rot="0" vert="horz" wrap="square" lIns="18000" tIns="10800" rIns="18000" bIns="10800" anchor="t" anchorCtr="0" upright="1">
                                        <a:noAutofit/>
                                      </wps:bodyPr>
                                    </wps:wsp>
                                    <wps:wsp>
                                      <wps:cNvPr id="695821354" name="Text Box 5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549B416" w14:textId="77777777" w:rsidR="00DE1501" w:rsidRDefault="00DE1501" w:rsidP="00DE1501">
                                            <w:pPr>
                                              <w:pStyle w:val="aff7"/>
                                            </w:pPr>
                                          </w:p>
                                        </w:txbxContent>
                                      </wps:txbx>
                                      <wps:bodyPr rot="0" vert="horz" wrap="square" lIns="18000" tIns="10800" rIns="18000" bIns="10800" anchor="t" anchorCtr="0" upright="1">
                                        <a:noAutofit/>
                                      </wps:bodyPr>
                                    </wps:wsp>
                                    <wps:wsp>
                                      <wps:cNvPr id="695821355" name="Text Box 5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69A5064" w14:textId="77777777" w:rsidR="00DE1501" w:rsidRDefault="00DE1501" w:rsidP="00DE1501">
                                            <w:pPr>
                                              <w:pStyle w:val="aff7"/>
                                            </w:pPr>
                                          </w:p>
                                        </w:txbxContent>
                                      </wps:txbx>
                                      <wps:bodyPr rot="0" vert="horz" wrap="square" lIns="18000" tIns="10800" rIns="18000" bIns="10800" anchor="t" anchorCtr="0" upright="1">
                                        <a:noAutofit/>
                                      </wps:bodyPr>
                                    </wps:wsp>
                                  </wpg:grpSp>
                                  <wpg:grpSp>
                                    <wpg:cNvPr id="695821356" name="Group 52"/>
                                    <wpg:cNvGrpSpPr>
                                      <a:grpSpLocks/>
                                    </wpg:cNvGrpSpPr>
                                    <wpg:grpSpPr bwMode="auto">
                                      <a:xfrm>
                                        <a:off x="1240" y="9793"/>
                                        <a:ext cx="3685" cy="283"/>
                                        <a:chOff x="3332" y="11725"/>
                                        <a:chExt cx="3681" cy="283"/>
                                      </a:xfrm>
                                    </wpg:grpSpPr>
                                    <wps:wsp>
                                      <wps:cNvPr id="695821357" name="Text Box 5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0ABA29F" w14:textId="77777777" w:rsidR="00DE1501" w:rsidRDefault="00DE1501" w:rsidP="00DE1501">
                                            <w:pPr>
                                              <w:pStyle w:val="aff7"/>
                                            </w:pPr>
                                          </w:p>
                                        </w:txbxContent>
                                      </wps:txbx>
                                      <wps:bodyPr rot="0" vert="horz" wrap="square" lIns="18000" tIns="10800" rIns="18000" bIns="10800" anchor="t" anchorCtr="0" upright="1">
                                        <a:noAutofit/>
                                      </wps:bodyPr>
                                    </wps:wsp>
                                    <wps:wsp>
                                      <wps:cNvPr id="695821358" name="Text Box 5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6B45757" w14:textId="77777777" w:rsidR="00DE1501" w:rsidRDefault="00DE1501" w:rsidP="00DE1501">
                                            <w:pPr>
                                              <w:pStyle w:val="aff7"/>
                                            </w:pPr>
                                          </w:p>
                                        </w:txbxContent>
                                      </wps:txbx>
                                      <wps:bodyPr rot="0" vert="horz" wrap="square" lIns="18000" tIns="10800" rIns="18000" bIns="10800" anchor="t" anchorCtr="0" upright="1">
                                        <a:noAutofit/>
                                      </wps:bodyPr>
                                    </wps:wsp>
                                    <wps:wsp>
                                      <wps:cNvPr id="695821359" name="Text Box 5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2740365" w14:textId="77777777" w:rsidR="00DE1501" w:rsidRDefault="00DE1501" w:rsidP="00DE1501">
                                            <w:pPr>
                                              <w:pStyle w:val="aff7"/>
                                            </w:pPr>
                                          </w:p>
                                        </w:txbxContent>
                                      </wps:txbx>
                                      <wps:bodyPr rot="0" vert="horz" wrap="square" lIns="18000" tIns="10800" rIns="18000" bIns="10800" anchor="t" anchorCtr="0" upright="1">
                                        <a:noAutofit/>
                                      </wps:bodyPr>
                                    </wps:wsp>
                                    <wps:wsp>
                                      <wps:cNvPr id="695821360" name="Text Box 5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76585B41" w14:textId="77777777" w:rsidR="00DE1501" w:rsidRDefault="00DE1501" w:rsidP="00DE1501">
                                            <w:pPr>
                                              <w:pStyle w:val="aff7"/>
                                            </w:pPr>
                                          </w:p>
                                        </w:txbxContent>
                                      </wps:txbx>
                                      <wps:bodyPr rot="0" vert="horz" wrap="square" lIns="18000" tIns="10800" rIns="18000" bIns="10800" anchor="t" anchorCtr="0" upright="1">
                                        <a:noAutofit/>
                                      </wps:bodyPr>
                                    </wps:wsp>
                                    <wps:wsp>
                                      <wps:cNvPr id="695821361" name="Text Box 5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EC8F723" w14:textId="77777777" w:rsidR="00DE1501" w:rsidRDefault="00DE1501" w:rsidP="00DE1501">
                                            <w:pPr>
                                              <w:pStyle w:val="aff7"/>
                                            </w:pPr>
                                          </w:p>
                                        </w:txbxContent>
                                      </wps:txbx>
                                      <wps:bodyPr rot="0" vert="horz" wrap="square" lIns="18000" tIns="10800" rIns="18000" bIns="10800" anchor="t" anchorCtr="0" upright="1">
                                        <a:noAutofit/>
                                      </wps:bodyPr>
                                    </wps:wsp>
                                  </wpg:grpSp>
                                </wpg:grpSp>
                                <wps:wsp>
                                  <wps:cNvPr id="695821362" name="Line 58"/>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5821363" name="Line 59"/>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5821364" name="Line 60"/>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5821365" name="Line 6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5821366" name="Line 62"/>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95821367" name="Line 63"/>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44872E3" id="Group 15" o:spid="_x0000_s1026" style="position:absolute;left:0;text-align:left;margin-left:28.35pt;margin-top:14.2pt;width:552.8pt;height:796pt;z-index:-251658239;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" o:allowincell="f">
                  <v:group id="Group 16"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7"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Text Box 18"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" strokeweight="2.25pt">
                        <v:textbox style="layout-flow:vertical;mso-layout-flow-alt:bottom-to-top" inset=".5mm,.3mm,.5mm,.3mm">
                          <w:txbxContent>
                            <w:p w14:paraId="14D14401" w14:textId="77777777" w:rsidR="00DE1501" w:rsidRPr="009F6783" w:rsidRDefault="00DE1501" w:rsidP="00DE1501">
                              <w:pPr>
                                <w:pStyle w:val="aff7"/>
                              </w:pPr>
                              <w:r w:rsidRPr="009F6783">
                                <w:t>Инв. № подп</w:t>
                              </w:r>
                            </w:p>
                          </w:txbxContent>
                        </v:textbox>
                      </v:shape>
                      <v:shape id="Text Box 19"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" strokeweight="2.25pt">
                        <v:textbox style="layout-flow:vertical;mso-layout-flow-alt:bottom-to-top" inset=".5mm,.3mm,.5mm,.3mm">
                          <w:txbxContent>
                            <w:p w14:paraId="6BD51429" w14:textId="77777777" w:rsidR="00DE1501" w:rsidRPr="009F6783" w:rsidRDefault="00DE1501" w:rsidP="00DE1501">
                              <w:pPr>
                                <w:pStyle w:val="aff7"/>
                              </w:pPr>
                              <w:r w:rsidRPr="009F6783">
                                <w:t>Подп. и дата</w:t>
                              </w:r>
                            </w:p>
                          </w:txbxContent>
                        </v:textbox>
                      </v:shape>
                      <v:shape id="Text Box 20"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" strokeweight="2.25pt">
                        <v:textbox style="layout-flow:vertical;mso-layout-flow-alt:bottom-to-top" inset=".5mm,.3mm,.5mm,.3mm">
                          <w:txbxContent>
                            <w:p w14:paraId="2DB65FDD" w14:textId="77777777" w:rsidR="00DE1501" w:rsidRPr="009F6783" w:rsidRDefault="00DE1501" w:rsidP="00DE1501">
                              <w:pPr>
                                <w:pStyle w:val="aff7"/>
                              </w:pPr>
                              <w:r w:rsidRPr="009F6783">
                                <w:t>Инв. № дубл.</w:t>
                              </w:r>
                            </w:p>
                            <w:p w14:paraId="48886CAA" w14:textId="77777777" w:rsidR="00DE1501" w:rsidRDefault="00DE1501" w:rsidP="00DE1501"/>
                          </w:txbxContent>
                        </v:textbox>
                      </v:shape>
                      <v:shape id="Text Box 21"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" strokeweight="2.25pt">
                        <v:textbox style="layout-flow:vertical;mso-layout-flow-alt:bottom-to-top" inset=".5mm,.3mm,.5mm,.3mm">
                          <w:txbxContent>
                            <w:p w14:paraId="65AE0419" w14:textId="77777777" w:rsidR="00DE1501" w:rsidRPr="009F6783" w:rsidRDefault="00DE1501" w:rsidP="00DE1501">
                              <w:pPr>
                                <w:pStyle w:val="aff7"/>
                              </w:pPr>
                              <w:r w:rsidRPr="009F6783">
                                <w:t>Взам. инв. №</w:t>
                              </w:r>
                            </w:p>
                            <w:p w14:paraId="5FE02C17" w14:textId="77777777" w:rsidR="00DE1501" w:rsidRPr="00C2774B" w:rsidRDefault="00DE1501" w:rsidP="00DE1501"/>
                          </w:txbxContent>
                        </v:textbox>
                      </v:shape>
                      <v:shape id="Text Box 22"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" strokeweight="2.25pt">
                        <v:textbox style="layout-flow:vertical;mso-layout-flow-alt:bottom-to-top" inset=".5mm,.3mm,.5mm,.3mm">
                          <w:txbxContent>
                            <w:p w14:paraId="78C900AF" w14:textId="77777777" w:rsidR="00DE1501" w:rsidRPr="009F6783" w:rsidRDefault="00DE1501" w:rsidP="00DE1501">
                              <w:pPr>
                                <w:pStyle w:val="aff7"/>
                              </w:pPr>
                              <w:r w:rsidRPr="009F6783">
                                <w:t>Подп. и дата</w:t>
                              </w:r>
                            </w:p>
                          </w:txbxContent>
                        </v:textbox>
                      </v:shape>
                    </v:group>
                    <v:group id="Group 23"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4"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" strokeweight="2.25pt">
                        <v:textbox style="layout-flow:vertical;mso-layout-flow-alt:bottom-to-top" inset=".5mm,.3mm,.5mm,.3mm">
                          <w:txbxContent>
                            <w:p w14:paraId="044FC8E0" w14:textId="77777777" w:rsidR="00DE1501" w:rsidRDefault="00DE1501" w:rsidP="00DE1501">
                              <w:pPr>
                                <w:pStyle w:val="aff7"/>
                              </w:pPr>
                            </w:p>
                          </w:txbxContent>
                        </v:textbox>
                      </v:shape>
                      <v:shape id="Text Box 25"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" strokeweight="2.25pt">
                        <v:textbox style="layout-flow:vertical;mso-layout-flow-alt:bottom-to-top" inset=".5mm,.3mm,.5mm,.3mm">
                          <w:txbxContent>
                            <w:p w14:paraId="5B884B8C" w14:textId="77777777" w:rsidR="00DE1501" w:rsidRDefault="00DE1501" w:rsidP="00DE1501">
                              <w:pPr>
                                <w:pStyle w:val="aff7"/>
                              </w:pPr>
                            </w:p>
                          </w:txbxContent>
                        </v:textbox>
                      </v:shape>
                      <v:shape id="Text Box 26"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" strokeweight="2.25pt">
                        <v:textbox style="layout-flow:vertical;mso-layout-flow-alt:bottom-to-top" inset=".5mm,.3mm,.5mm,.3mm">
                          <w:txbxContent>
                            <w:p w14:paraId="6DDB70BE" w14:textId="77777777" w:rsidR="00DE1501" w:rsidRDefault="00DE1501" w:rsidP="00DE1501">
                              <w:pPr>
                                <w:pStyle w:val="aff7"/>
                              </w:pPr>
                            </w:p>
                          </w:txbxContent>
                        </v:textbox>
                      </v:shape>
                      <v:shape id="Text Box 27"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" strokeweight="2.25pt">
                        <v:textbox style="layout-flow:vertical;mso-layout-flow-alt:bottom-to-top" inset=".5mm,.3mm,.5mm,.3mm">
                          <w:txbxContent>
                            <w:p w14:paraId="6F5D3E56" w14:textId="77777777" w:rsidR="00DE1501" w:rsidRDefault="00DE1501" w:rsidP="00DE1501">
                              <w:pPr>
                                <w:pStyle w:val="aff7"/>
                              </w:pPr>
                            </w:p>
                          </w:txbxContent>
                        </v:textbox>
                      </v:shape>
                      <v:shape id="Text Box 28"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" strokeweight="2.25pt">
                        <v:textbox style="layout-flow:vertical;mso-layout-flow-alt:bottom-to-top" inset=".5mm,.3mm,.5mm,.3mm">
                          <w:txbxContent>
                            <w:p w14:paraId="51C3484C" w14:textId="77777777" w:rsidR="00DE1501" w:rsidRDefault="00DE1501" w:rsidP="00DE1501">
                              <w:pPr>
                                <w:pStyle w:val="aff7"/>
                              </w:pPr>
                            </w:p>
                          </w:txbxContent>
                        </v:textbox>
                      </v:shape>
                    </v:group>
                  </v:group>
                  <v:rect id="Rectangle 29"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" strokeweight="2.25pt"/>
                  <v:group id="Group 30"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1"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" strokeweight="2.25pt"/>
                    <v:group id="Group 32"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33"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34"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" strokeweight="2.25pt">
                          <v:textbox inset=".5mm,.3mm,.5mm,.3mm">
                            <w:txbxContent>
                              <w:p w14:paraId="2644329C" w14:textId="77777777" w:rsidR="00DE1501" w:rsidRPr="009F6783" w:rsidRDefault="00DE1501" w:rsidP="00DE1501">
                                <w:pPr>
                                  <w:pStyle w:val="aff7"/>
                                  <w:spacing w:before="0" w:after="0"/>
                                </w:pPr>
                                <w:r w:rsidRPr="009F6783">
                                  <w:t>Лист</w:t>
                                </w:r>
                              </w:p>
                            </w:txbxContent>
                          </v:textbox>
                        </v:shape>
                        <v:shape id="Text Box 35"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" strokeweight="2.25pt">
                          <v:textbox inset=".5mm,.3mm,.5mm,.3mm">
                            <w:txbxContent>
                              <w:p w14:paraId="07E54396" w14:textId="77777777" w:rsidR="00DE1501" w:rsidRPr="009F6783" w:rsidRDefault="00DE1501" w:rsidP="00DE1501">
                                <w:pPr>
                                  <w:pStyle w:val="aff7"/>
                                  <w:rPr>
                                    <w:lang w:val="en-US"/>
                                  </w:rPr>
                                </w:pPr>
                                <w:r w:rsidRPr="009F6783">
                                  <w:rPr>
                                    <w:lang w:val="en-US"/>
                                  </w:rPr>
                                  <w:fldChar w:fldCharType="begin"/>
                                </w:r>
                                <w:r w:rsidRPr="009F6783">
                                  <w:rPr>
                                    <w:lang w:val="en-US"/>
                                  </w:rPr>
                                  <w:instrText xml:space="preserve"> PAGE  \* MERGEFORMAT </w:instrText>
                                </w:r>
                                <w:r w:rsidRPr="009F6783">
                                  <w:rPr>
                                    <w:lang w:val="en-US"/>
                                  </w:rPr>
                                  <w:fldChar w:fldCharType="separate"/>
                                </w:r>
                                <w:r w:rsidRPr="0088761A">
                                  <w:rPr>
                                    <w:rFonts w:ascii="ГОСТ тип А" w:hAnsi="ГОСТ тип А"/>
                                    <w:lang w:val="en-US"/>
                                  </w:rPr>
                                  <w:t>3</w:t>
                                </w:r>
                                <w:r w:rsidRPr="009F6783">
                                  <w:rPr>
                                    <w:lang w:val="en-US"/>
                                  </w:rPr>
                                  <w:fldChar w:fldCharType="end"/>
                                </w:r>
                              </w:p>
                            </w:txbxContent>
                          </v:textbox>
                        </v:shape>
                      </v:group>
                      <v:shape id="Text Box 36" o:spid="_x0000_s1047"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" strokeweight="2.25pt">
                        <v:textbox inset=".5mm,.3mm,.5mm,.3mm">
                          <w:txbxContent>
                            <w:p w14:paraId="2513EDC1" w14:textId="30A7F9E8" w:rsidR="00DE1501" w:rsidRPr="00AD6109" w:rsidRDefault="00DE1501" w:rsidP="00DE1501">
                              <w:pPr>
                                <w:pStyle w:val="aff7"/>
                              </w:pPr>
                              <w:r>
                                <w:t>Функциональная спецификация сервиса «Заявки</w:t>
                              </w:r>
                              <w:r w:rsidR="00A5154C">
                                <w:t xml:space="preserve"> на подбор персонала</w:t>
                              </w:r>
                              <w:r>
                                <w:t>»</w:t>
                              </w:r>
                            </w:p>
                          </w:txbxContent>
                        </v:textbox>
                      </v:shape>
                      <v:group id="Group 37"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38"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Text Box 39"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" strokeweight="2.25pt">
                            <v:textbox inset="0,.3mm,0,.3mm">
                              <w:txbxContent>
                                <w:p w14:paraId="50B60546" w14:textId="77777777" w:rsidR="00DE1501" w:rsidRPr="009F6783" w:rsidRDefault="00DE1501" w:rsidP="00DE1501">
                                  <w:pPr>
                                    <w:pStyle w:val="aff7"/>
                                    <w:spacing w:before="0" w:after="0"/>
                                    <w:rPr>
                                      <w:noProof w:val="0"/>
                                    </w:rPr>
                                  </w:pPr>
                                  <w:r w:rsidRPr="009F6783">
                                    <w:t>Изм</w:t>
                                  </w:r>
                                  <w:r w:rsidRPr="009F6783">
                                    <w:rPr>
                                      <w:noProof w:val="0"/>
                                    </w:rPr>
                                    <w:t>.</w:t>
                                  </w:r>
                                </w:p>
                                <w:p w14:paraId="71F5235C" w14:textId="77777777" w:rsidR="00DE1501" w:rsidRPr="0001437F" w:rsidRDefault="00DE1501" w:rsidP="00DE1501"/>
                              </w:txbxContent>
                            </v:textbox>
                          </v:shape>
                          <v:shape id="Text Box 40"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" strokeweight="2.25pt">
                            <v:textbox inset=".5mm,.3mm,.5mm,.3mm">
                              <w:txbxContent>
                                <w:p w14:paraId="7B81946C" w14:textId="77777777" w:rsidR="00DE1501" w:rsidRPr="009F6783" w:rsidRDefault="00DE1501" w:rsidP="00DE1501">
                                  <w:pPr>
                                    <w:pStyle w:val="aff7"/>
                                    <w:spacing w:before="0" w:after="0"/>
                                  </w:pPr>
                                  <w:r w:rsidRPr="009F6783">
                                    <w:t>№ докум.</w:t>
                                  </w:r>
                                </w:p>
                              </w:txbxContent>
                            </v:textbox>
                          </v:shape>
                          <v:shape id="Text Box 41"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" strokeweight="2.25pt">
                            <v:textbox inset=".5mm,.3mm,.5mm,.3mm">
                              <w:txbxContent>
                                <w:p w14:paraId="588D8330" w14:textId="77777777" w:rsidR="00DE1501" w:rsidRPr="009F6783" w:rsidRDefault="00DE1501" w:rsidP="00DE1501">
                                  <w:pPr>
                                    <w:pStyle w:val="aff7"/>
                                    <w:spacing w:before="0" w:after="0"/>
                                  </w:pPr>
                                  <w:r w:rsidRPr="009F6783">
                                    <w:t>Лист</w:t>
                                  </w:r>
                                </w:p>
                                <w:p w14:paraId="47EEBEF9" w14:textId="77777777" w:rsidR="00DE1501" w:rsidRDefault="00DE1501" w:rsidP="00DE1501"/>
                              </w:txbxContent>
                            </v:textbox>
                          </v:shape>
                          <v:shape id="Text Box 42"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" strokeweight="2.25pt">
                            <v:textbox inset=".5mm,.3mm,.5mm,.3mm">
                              <w:txbxContent>
                                <w:p w14:paraId="6F51CDBE" w14:textId="77777777" w:rsidR="00DE1501" w:rsidRPr="009F6783" w:rsidRDefault="00DE1501" w:rsidP="00DE1501">
                                  <w:pPr>
                                    <w:pStyle w:val="aff7"/>
                                    <w:spacing w:before="0" w:after="0"/>
                                    <w:rPr>
                                      <w:noProof w:val="0"/>
                                    </w:rPr>
                                  </w:pPr>
                                  <w:r w:rsidRPr="009F6783">
                                    <w:t>Подп</w:t>
                                  </w:r>
                                  <w:r w:rsidRPr="009F6783">
                                    <w:rPr>
                                      <w:noProof w:val="0"/>
                                    </w:rPr>
                                    <w:t>.</w:t>
                                  </w:r>
                                </w:p>
                              </w:txbxContent>
                            </v:textbox>
                          </v:shape>
                          <v:shape id="Text Box 43"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" strokeweight="2.25pt">
                            <v:textbox inset=".5mm,.3mm,.5mm,.3mm">
                              <w:txbxContent>
                                <w:p w14:paraId="5C739210" w14:textId="77777777" w:rsidR="00DE1501" w:rsidRPr="009F6783" w:rsidRDefault="00DE1501" w:rsidP="00DE1501">
                                  <w:pPr>
                                    <w:pStyle w:val="aff7"/>
                                    <w:spacing w:before="0" w:after="0"/>
                                  </w:pPr>
                                  <w:r w:rsidRPr="009F6783">
                                    <w:t>Дата</w:t>
                                  </w:r>
                                </w:p>
                              </w:txbxContent>
                            </v:textbox>
                          </v:shape>
                        </v:group>
                        <v:group id="Group 44"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">
                          <v:group id="Group 45"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">
                            <v:group id="Group 46"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">
                              <v:shape id="Text Box 47"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" strokeweight="1pt">
                                <v:textbox inset=".5mm,.3mm,.5mm,.3mm">
                                  <w:txbxContent>
                                    <w:p w14:paraId="0B2F763B" w14:textId="77777777" w:rsidR="00DE1501" w:rsidRDefault="00DE1501" w:rsidP="00DE1501">
                                      <w:pPr>
                                        <w:pStyle w:val="aff7"/>
                                      </w:pPr>
                                    </w:p>
                                  </w:txbxContent>
                                </v:textbox>
                              </v:shape>
                              <v:shape id="Text Box 48"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" strokeweight="1pt">
                                <v:textbox inset=".5mm,.3mm,.5mm,.3mm">
                                  <w:txbxContent>
                                    <w:p w14:paraId="01565F05" w14:textId="77777777" w:rsidR="00DE1501" w:rsidRDefault="00DE1501" w:rsidP="00DE1501">
                                      <w:pPr>
                                        <w:pStyle w:val="aff7"/>
                                      </w:pPr>
                                    </w:p>
                                  </w:txbxContent>
                                </v:textbox>
                              </v:shape>
                              <v:shape id="Text Box 49"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" strokeweight="1pt">
                                <v:textbox inset=".5mm,.3mm,.5mm,.3mm">
                                  <w:txbxContent>
                                    <w:p w14:paraId="1D9C2878" w14:textId="77777777" w:rsidR="00DE1501" w:rsidRDefault="00DE1501" w:rsidP="00DE1501">
                                      <w:pPr>
                                        <w:pStyle w:val="aff7"/>
                                      </w:pPr>
                                    </w:p>
                                  </w:txbxContent>
                                </v:textbox>
                              </v:shape>
                              <v:shape id="Text Box 50"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" strokeweight="1pt">
                                <v:textbox inset=".5mm,.3mm,.5mm,.3mm">
                                  <w:txbxContent>
                                    <w:p w14:paraId="6549B416" w14:textId="77777777" w:rsidR="00DE1501" w:rsidRDefault="00DE1501" w:rsidP="00DE1501">
                                      <w:pPr>
                                        <w:pStyle w:val="aff7"/>
                                      </w:pPr>
                                    </w:p>
                                  </w:txbxContent>
                                </v:textbox>
                              </v:shape>
                              <v:shape id="Text Box 51"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" strokeweight="1pt">
                                <v:textbox inset=".5mm,.3mm,.5mm,.3mm">
                                  <w:txbxContent>
                                    <w:p w14:paraId="169A5064" w14:textId="77777777" w:rsidR="00DE1501" w:rsidRDefault="00DE1501" w:rsidP="00DE1501">
                                      <w:pPr>
                                        <w:pStyle w:val="aff7"/>
                                      </w:pPr>
                                    </w:p>
                                  </w:txbxContent>
                                </v:textbox>
                              </v:shape>
                            </v:group>
                            <v:group id="Group 52"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">
                              <v:shape id="Text Box 53"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" strokeweight="1pt">
                                <v:textbox inset=".5mm,.3mm,.5mm,.3mm">
                                  <w:txbxContent>
                                    <w:p w14:paraId="70ABA29F" w14:textId="77777777" w:rsidR="00DE1501" w:rsidRDefault="00DE1501" w:rsidP="00DE1501">
                                      <w:pPr>
                                        <w:pStyle w:val="aff7"/>
                                      </w:pPr>
                                    </w:p>
                                  </w:txbxContent>
                                </v:textbox>
                              </v:shape>
                              <v:shape id="Text Box 54"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" strokeweight="1pt">
                                <v:textbox inset=".5mm,.3mm,.5mm,.3mm">
                                  <w:txbxContent>
                                    <w:p w14:paraId="76B45757" w14:textId="77777777" w:rsidR="00DE1501" w:rsidRDefault="00DE1501" w:rsidP="00DE1501">
                                      <w:pPr>
                                        <w:pStyle w:val="aff7"/>
                                      </w:pPr>
                                    </w:p>
                                  </w:txbxContent>
                                </v:textbox>
                              </v:shape>
                              <v:shape id="Text Box 55"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" strokeweight="1pt">
                                <v:textbox inset=".5mm,.3mm,.5mm,.3mm">
                                  <w:txbxContent>
                                    <w:p w14:paraId="12740365" w14:textId="77777777" w:rsidR="00DE1501" w:rsidRDefault="00DE1501" w:rsidP="00DE1501">
                                      <w:pPr>
                                        <w:pStyle w:val="aff7"/>
                                      </w:pPr>
                                    </w:p>
                                  </w:txbxContent>
                                </v:textbox>
                              </v:shape>
                              <v:shape id="Text Box 56"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" strokeweight="1pt">
                                <v:textbox inset=".5mm,.3mm,.5mm,.3mm">
                                  <w:txbxContent>
                                    <w:p w14:paraId="76585B41" w14:textId="77777777" w:rsidR="00DE1501" w:rsidRDefault="00DE1501" w:rsidP="00DE1501">
                                      <w:pPr>
                                        <w:pStyle w:val="aff7"/>
                                      </w:pPr>
                                    </w:p>
                                  </w:txbxContent>
                                </v:textbox>
                              </v:shape>
                              <v:shape id="Text Box 57"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" strokeweight="1pt">
                                <v:textbox inset=".5mm,.3mm,.5mm,.3mm">
                                  <w:txbxContent>
                                    <w:p w14:paraId="5EC8F723" w14:textId="77777777" w:rsidR="00DE1501" w:rsidRDefault="00DE1501" w:rsidP="00DE1501">
                                      <w:pPr>
                                        <w:pStyle w:val="aff7"/>
                                      </w:pPr>
                                    </w:p>
                                  </w:txbxContent>
                                </v:textbox>
                              </v:shape>
                            </v:group>
                          </v:group>
                          <v:line id="Line 58"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" strokeweight="2.25pt"/>
                          <v:line id="Line 59"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" strokeweight="2.25pt"/>
                          <v:line id="Line 60"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" strokeweight="2.25pt"/>
                          <v:line id="Line 61"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" strokeweight="2.25pt"/>
                          <v:line id="Line 62"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" strokeweight="2.25pt"/>
                          <v:line id="Line 63"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" strokeweight="2.25pt"/>
                        </v:group>
                      </v:group>
                    </v:group>
                  </v:group>
                  <w10:wrap anchorx="page" anchory="page"/>
                </v:group>
              </w:pict>
            </mc:Fallback>
          </mc:AlternateContent>
        </w:r>
      </w:p>
    </w:sdtContent>
  </w:sdt>
  <w:p w14:paraId="270B8009" w14:textId="77777777" w:rsidR="00863C25" w:rsidRDefault="00863C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8948F" w14:textId="77777777" w:rsidR="00A045D9" w:rsidRDefault="00A045D9" w:rsidP="005521D3">
      <w:pPr>
        <w:spacing w:before="0" w:after="0"/>
      </w:pPr>
      <w:r>
        <w:separator/>
      </w:r>
    </w:p>
  </w:footnote>
  <w:footnote w:type="continuationSeparator" w:id="0">
    <w:p w14:paraId="34F4FD1D" w14:textId="77777777" w:rsidR="00A045D9" w:rsidRDefault="00A045D9" w:rsidP="005521D3">
      <w:pPr>
        <w:spacing w:before="0" w:after="0"/>
      </w:pPr>
      <w:r>
        <w:continuationSeparator/>
      </w:r>
    </w:p>
  </w:footnote>
  <w:footnote w:type="continuationNotice" w:id="1">
    <w:p w14:paraId="30A2A950" w14:textId="77777777" w:rsidR="00A045D9" w:rsidRDefault="00A045D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15E5" w14:textId="1EF79BFF" w:rsidR="005F0A1C" w:rsidRDefault="005F0A1C" w:rsidP="00EF45D8">
    <w:pPr>
      <w:pStyle w:val="a4"/>
      <w:tabs>
        <w:tab w:val="clear" w:pos="4677"/>
        <w:tab w:val="clear" w:pos="9355"/>
        <w:tab w:val="left" w:pos="1692"/>
        <w:tab w:val="left" w:pos="3624"/>
      </w:tabs>
    </w:pPr>
    <w:r>
      <w:tab/>
    </w:r>
    <w:r w:rsidR="00A5154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E97AF" w14:textId="741A39DE" w:rsidR="00CC0D0D" w:rsidRDefault="00CC0D0D" w:rsidP="00EF45D8">
    <w:pPr>
      <w:pStyle w:val="a4"/>
      <w:tabs>
        <w:tab w:val="clear" w:pos="4677"/>
        <w:tab w:val="clear" w:pos="9355"/>
        <w:tab w:val="left" w:pos="8651"/>
      </w:tabs>
    </w:pPr>
    <w:r>
      <w:rPr>
        <w:noProof/>
        <w:lang w:eastAsia="ru-RU"/>
      </w:rPr>
      <mc:AlternateContent>
        <mc:Choice Requires="wpg">
          <w:drawing>
            <wp:anchor distT="0" distB="0" distL="114300" distR="114300" simplePos="0" relativeHeight="251658240" behindDoc="1" locked="0" layoutInCell="0" allowOverlap="1" wp14:anchorId="077349A4" wp14:editId="6CDCBDBD">
              <wp:simplePos x="0" y="0"/>
              <wp:positionH relativeFrom="page">
                <wp:posOffset>360045</wp:posOffset>
              </wp:positionH>
              <wp:positionV relativeFrom="page">
                <wp:posOffset>180340</wp:posOffset>
              </wp:positionV>
              <wp:extent cx="7017385" cy="10109200"/>
              <wp:effectExtent l="17145" t="18415" r="23495" b="1651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7385" cy="10109200"/>
                        <a:chOff x="571" y="284"/>
                        <a:chExt cx="11051" cy="16271"/>
                      </a:xfrm>
                    </wpg:grpSpPr>
                    <wpg:grpSp>
                      <wpg:cNvPr id="51" name="Group 2"/>
                      <wpg:cNvGrpSpPr>
                        <a:grpSpLocks/>
                      </wpg:cNvGrpSpPr>
                      <wpg:grpSpPr bwMode="auto">
                        <a:xfrm>
                          <a:off x="571" y="8102"/>
                          <a:ext cx="561" cy="8453"/>
                          <a:chOff x="567" y="7998"/>
                          <a:chExt cx="561" cy="8453"/>
                        </a:xfrm>
                      </wpg:grpSpPr>
                      <wps:wsp>
                        <wps:cNvPr id="52" name="Text Box 3"/>
                        <wps:cNvSpPr txBox="1">
                          <a:spLocks noChangeArrowheads="1"/>
                        </wps:cNvSpPr>
                        <wps:spPr bwMode="auto">
                          <a:xfrm>
                            <a:off x="567" y="14982"/>
                            <a:ext cx="283" cy="1469"/>
                          </a:xfrm>
                          <a:prstGeom prst="rect">
                            <a:avLst/>
                          </a:prstGeom>
                          <a:solidFill>
                            <a:srgbClr val="FFFFFF"/>
                          </a:solidFill>
                          <a:ln w="28575">
                            <a:solidFill>
                              <a:srgbClr val="000000"/>
                            </a:solidFill>
                            <a:miter lim="800000"/>
                            <a:headEnd/>
                            <a:tailEnd/>
                          </a:ln>
                        </wps:spPr>
                        <wps:txbx>
                          <w:txbxContent>
                            <w:p w14:paraId="7ECB712C" w14:textId="77777777" w:rsidR="00CC0D0D" w:rsidRDefault="00CC0D0D" w:rsidP="00CC0D0D">
                              <w:pPr>
                                <w:pStyle w:val="aff7"/>
                                <w:rPr>
                                  <w:noProof w:val="0"/>
                                </w:rPr>
                              </w:pPr>
                              <w:r>
                                <w:t>Инв. № под</w:t>
                              </w:r>
                              <w:r>
                                <w:rPr>
                                  <w:noProof w:val="0"/>
                                </w:rPr>
                                <w:t>л.</w:t>
                              </w:r>
                            </w:p>
                            <w:p w14:paraId="5DC19620" w14:textId="77777777" w:rsidR="00CC0D0D" w:rsidRDefault="00811C01" w:rsidP="00CC0D0D">
                              <w:r>
                                <w:fldChar w:fldCharType="begin"/>
                              </w:r>
                              <w:r>
                                <w:instrText>NUMPAGES  \* MERGEFORMAT</w:instrText>
                              </w:r>
                              <w:r>
                                <w:fldChar w:fldCharType="separate"/>
                              </w:r>
                              <w:r w:rsidR="00CC0D0D">
                                <w:rPr>
                                  <w:noProof/>
                                </w:rPr>
                                <w:t>23</w:t>
                              </w:r>
                              <w:r>
                                <w:rPr>
                                  <w:noProof/>
                                </w:rPr>
                                <w:fldChar w:fldCharType="end"/>
                              </w:r>
                            </w:p>
                          </w:txbxContent>
                        </wps:txbx>
                        <wps:bodyPr rot="0" vert="vert270" wrap="square" lIns="0" tIns="0" rIns="0" bIns="0" anchor="t" anchorCtr="0" upright="1">
                          <a:noAutofit/>
                        </wps:bodyPr>
                      </wps:wsp>
                      <wps:wsp>
                        <wps:cNvPr id="53" name="Text Box 4"/>
                        <wps:cNvSpPr txBox="1">
                          <a:spLocks noChangeArrowheads="1"/>
                        </wps:cNvSpPr>
                        <wps:spPr bwMode="auto">
                          <a:xfrm>
                            <a:off x="567" y="12951"/>
                            <a:ext cx="283" cy="2056"/>
                          </a:xfrm>
                          <a:prstGeom prst="rect">
                            <a:avLst/>
                          </a:prstGeom>
                          <a:solidFill>
                            <a:srgbClr val="FFFFFF"/>
                          </a:solidFill>
                          <a:ln w="28575">
                            <a:solidFill>
                              <a:srgbClr val="000000"/>
                            </a:solidFill>
                            <a:miter lim="800000"/>
                            <a:headEnd/>
                            <a:tailEnd/>
                          </a:ln>
                        </wps:spPr>
                        <wps:txbx>
                          <w:txbxContent>
                            <w:p w14:paraId="03604B49" w14:textId="77777777" w:rsidR="00CC0D0D" w:rsidRDefault="00CC0D0D" w:rsidP="00CC0D0D">
                              <w:pPr>
                                <w:pStyle w:val="aff7"/>
                              </w:pPr>
                              <w:r>
                                <w:t>Подп. и дата</w:t>
                              </w:r>
                            </w:p>
                          </w:txbxContent>
                        </wps:txbx>
                        <wps:bodyPr rot="0" vert="vert270" wrap="square" lIns="0" tIns="0" rIns="0" bIns="0" anchor="t" anchorCtr="0" upright="1">
                          <a:noAutofit/>
                        </wps:bodyPr>
                      </wps:wsp>
                      <wps:wsp>
                        <wps:cNvPr id="54" name="Text Box 5"/>
                        <wps:cNvSpPr txBox="1">
                          <a:spLocks noChangeArrowheads="1"/>
                        </wps:cNvSpPr>
                        <wps:spPr bwMode="auto">
                          <a:xfrm>
                            <a:off x="567" y="10042"/>
                            <a:ext cx="283" cy="1469"/>
                          </a:xfrm>
                          <a:prstGeom prst="rect">
                            <a:avLst/>
                          </a:prstGeom>
                          <a:solidFill>
                            <a:srgbClr val="FFFFFF"/>
                          </a:solidFill>
                          <a:ln w="28575">
                            <a:solidFill>
                              <a:srgbClr val="000000"/>
                            </a:solidFill>
                            <a:miter lim="800000"/>
                            <a:headEnd/>
                            <a:tailEnd/>
                          </a:ln>
                        </wps:spPr>
                        <wps:txbx>
                          <w:txbxContent>
                            <w:p w14:paraId="25320220" w14:textId="77777777" w:rsidR="00CC0D0D" w:rsidRDefault="00CC0D0D" w:rsidP="00CC0D0D">
                              <w:pPr>
                                <w:pStyle w:val="aff7"/>
                              </w:pPr>
                              <w:r>
                                <w:t>Инв. № дубл.</w:t>
                              </w:r>
                            </w:p>
                            <w:p w14:paraId="0A8848FD" w14:textId="77777777" w:rsidR="00CC0D0D" w:rsidRDefault="00CC0D0D" w:rsidP="00CC0D0D"/>
                          </w:txbxContent>
                        </wps:txbx>
                        <wps:bodyPr rot="0" vert="vert270" wrap="square" lIns="0" tIns="0" rIns="0" bIns="0" anchor="t" anchorCtr="0" upright="1">
                          <a:noAutofit/>
                        </wps:bodyPr>
                      </wps:wsp>
                      <wps:wsp>
                        <wps:cNvPr id="55" name="Text Box 6"/>
                        <wps:cNvSpPr txBox="1">
                          <a:spLocks noChangeArrowheads="1"/>
                        </wps:cNvSpPr>
                        <wps:spPr bwMode="auto">
                          <a:xfrm>
                            <a:off x="567" y="11498"/>
                            <a:ext cx="283" cy="1470"/>
                          </a:xfrm>
                          <a:prstGeom prst="rect">
                            <a:avLst/>
                          </a:prstGeom>
                          <a:solidFill>
                            <a:srgbClr val="FFFFFF"/>
                          </a:solidFill>
                          <a:ln w="28575">
                            <a:solidFill>
                              <a:srgbClr val="000000"/>
                            </a:solidFill>
                            <a:miter lim="800000"/>
                            <a:headEnd/>
                            <a:tailEnd/>
                          </a:ln>
                        </wps:spPr>
                        <wps:txbx>
                          <w:txbxContent>
                            <w:p w14:paraId="1BA7451C" w14:textId="77777777" w:rsidR="00CC0D0D" w:rsidRDefault="00CC0D0D" w:rsidP="00CC0D0D">
                              <w:pPr>
                                <w:pStyle w:val="aff7"/>
                              </w:pPr>
                              <w:r>
                                <w:t>Взам. инв. №</w:t>
                              </w:r>
                            </w:p>
                            <w:p w14:paraId="7B131417" w14:textId="77777777" w:rsidR="00CC0D0D" w:rsidRPr="00C2774B" w:rsidRDefault="00CC0D0D" w:rsidP="00CC0D0D"/>
                          </w:txbxContent>
                        </wps:txbx>
                        <wps:bodyPr rot="0" vert="vert270" wrap="square" lIns="0" tIns="0" rIns="0" bIns="0" anchor="t" anchorCtr="0" upright="1">
                          <a:noAutofit/>
                        </wps:bodyPr>
                      </wps:wsp>
                      <wps:wsp>
                        <wps:cNvPr id="56" name="Text Box 7"/>
                        <wps:cNvSpPr txBox="1">
                          <a:spLocks noChangeArrowheads="1"/>
                        </wps:cNvSpPr>
                        <wps:spPr bwMode="auto">
                          <a:xfrm>
                            <a:off x="567" y="7998"/>
                            <a:ext cx="283" cy="2056"/>
                          </a:xfrm>
                          <a:prstGeom prst="rect">
                            <a:avLst/>
                          </a:prstGeom>
                          <a:solidFill>
                            <a:srgbClr val="FFFFFF"/>
                          </a:solidFill>
                          <a:ln w="28575">
                            <a:solidFill>
                              <a:srgbClr val="000000"/>
                            </a:solidFill>
                            <a:miter lim="800000"/>
                            <a:headEnd/>
                            <a:tailEnd/>
                          </a:ln>
                        </wps:spPr>
                        <wps:txbx>
                          <w:txbxContent>
                            <w:p w14:paraId="05C35252" w14:textId="77777777" w:rsidR="00CC0D0D" w:rsidRDefault="00CC0D0D" w:rsidP="00CC0D0D">
                              <w:pPr>
                                <w:pStyle w:val="aff7"/>
                              </w:pPr>
                              <w:r>
                                <w:t>Подп. и дата</w:t>
                              </w:r>
                            </w:p>
                          </w:txbxContent>
                        </wps:txbx>
                        <wps:bodyPr rot="0" vert="vert270" wrap="square" lIns="0" tIns="0" rIns="0" bIns="0" anchor="t" anchorCtr="0" upright="1">
                          <a:noAutofit/>
                        </wps:bodyPr>
                      </wps:wsp>
                      <wpg:grpSp>
                        <wpg:cNvPr id="57" name="Group 8"/>
                        <wpg:cNvGrpSpPr>
                          <a:grpSpLocks/>
                        </wpg:cNvGrpSpPr>
                        <wpg:grpSpPr bwMode="auto">
                          <a:xfrm>
                            <a:off x="845" y="7998"/>
                            <a:ext cx="283" cy="8453"/>
                            <a:chOff x="3194" y="6929"/>
                            <a:chExt cx="283" cy="8155"/>
                          </a:xfrm>
                        </wpg:grpSpPr>
                        <wps:wsp>
                          <wps:cNvPr id="58" name="Text Box 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EFD8021" w14:textId="77777777" w:rsidR="00CC0D0D" w:rsidRDefault="00CC0D0D" w:rsidP="00CC0D0D">
                                <w:pPr>
                                  <w:pStyle w:val="aff7"/>
                                </w:pPr>
                              </w:p>
                            </w:txbxContent>
                          </wps:txbx>
                          <wps:bodyPr rot="0" vert="vert270" wrap="square" lIns="0" tIns="0" rIns="0" bIns="0" anchor="t" anchorCtr="0" upright="1">
                            <a:noAutofit/>
                          </wps:bodyPr>
                        </wps:wsp>
                        <wps:wsp>
                          <wps:cNvPr id="59" name="Text Box 1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7ECDD286" w14:textId="77777777" w:rsidR="00CC0D0D" w:rsidRDefault="00CC0D0D" w:rsidP="00CC0D0D">
                                <w:pPr>
                                  <w:pStyle w:val="aff7"/>
                                </w:pPr>
                              </w:p>
                            </w:txbxContent>
                          </wps:txbx>
                          <wps:bodyPr rot="0" vert="vert270" wrap="square" lIns="0" tIns="0" rIns="0" bIns="0" anchor="t" anchorCtr="0" upright="1">
                            <a:noAutofit/>
                          </wps:bodyPr>
                        </wps:wsp>
                        <wps:wsp>
                          <wps:cNvPr id="60" name="Text Box 1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107B79AD" w14:textId="77777777" w:rsidR="00CC0D0D" w:rsidRDefault="00CC0D0D" w:rsidP="00CC0D0D">
                                <w:pPr>
                                  <w:pStyle w:val="aff7"/>
                                </w:pPr>
                              </w:p>
                            </w:txbxContent>
                          </wps:txbx>
                          <wps:bodyPr rot="0" vert="vert270" wrap="square" lIns="0" tIns="0" rIns="0" bIns="0" anchor="t" anchorCtr="0" upright="1">
                            <a:noAutofit/>
                          </wps:bodyPr>
                        </wps:wsp>
                        <wps:wsp>
                          <wps:cNvPr id="61" name="Text Box 1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16D763EB" w14:textId="77777777" w:rsidR="00CC0D0D" w:rsidRDefault="00CC0D0D" w:rsidP="00CC0D0D">
                                <w:pPr>
                                  <w:pStyle w:val="aff7"/>
                                </w:pPr>
                              </w:p>
                            </w:txbxContent>
                          </wps:txbx>
                          <wps:bodyPr rot="0" vert="vert270" wrap="square" lIns="0" tIns="0" rIns="0" bIns="0" anchor="t" anchorCtr="0" upright="1">
                            <a:noAutofit/>
                          </wps:bodyPr>
                        </wps:wsp>
                        <wps:wsp>
                          <wps:cNvPr id="62" name="Text Box 1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6A56BE8D" w14:textId="77777777" w:rsidR="00CC0D0D" w:rsidRDefault="00CC0D0D" w:rsidP="00CC0D0D">
                                <w:pPr>
                                  <w:pStyle w:val="aff7"/>
                                </w:pPr>
                              </w:p>
                            </w:txbxContent>
                          </wps:txbx>
                          <wps:bodyPr rot="0" vert="vert270" wrap="square" lIns="0" tIns="0" rIns="0" bIns="0" anchor="t" anchorCtr="0" upright="1">
                            <a:noAutofit/>
                          </wps:bodyPr>
                        </wps:wsp>
                      </wpg:grpSp>
                    </wpg:grpSp>
                    <wps:wsp>
                      <wps:cNvPr id="63" name="Rectangle 14"/>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7349A4" id="Group 1" o:spid="_x0000_s1075" style="position:absolute;margin-left:28.35pt;margin-top:14.2pt;width:552.55pt;height:796pt;z-index:-251658240;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" o:allowincell="f">
              <v:group id="Group 2" o:spid="_x0000_s1076" style="position:absolute;left:571;top:8102;width:561;height:8453" coordorigin="567,7998" coordsize="561,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202" coordsize="21600,21600" o:spt="202" path="m,l,21600r21600,l21600,xe">
                  <v:stroke joinstyle="miter"/>
                  <v:path gradientshapeok="t" o:connecttype="rect"/>
                </v:shapetype>
                <v:shape id="Text Box 3" o:spid="_x0000_s1077" type="#_x0000_t202" style="position:absolute;left:567;top:1498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" strokeweight="2.25pt">
                  <v:textbox style="layout-flow:vertical;mso-layout-flow-alt:bottom-to-top" inset="0,0,0,0">
                    <w:txbxContent>
                      <w:p w14:paraId="7ECB712C" w14:textId="77777777" w:rsidR="00CC0D0D" w:rsidRDefault="00CC0D0D" w:rsidP="00CC0D0D">
                        <w:pPr>
                          <w:pStyle w:val="aff7"/>
                          <w:rPr>
                            <w:noProof w:val="0"/>
                          </w:rPr>
                        </w:pPr>
                        <w:r>
                          <w:t>Инв. № под</w:t>
                        </w:r>
                        <w:r>
                          <w:rPr>
                            <w:noProof w:val="0"/>
                          </w:rPr>
                          <w:t>л.</w:t>
                        </w:r>
                      </w:p>
                      <w:p w14:paraId="5DC19620" w14:textId="77777777" w:rsidR="00CC0D0D" w:rsidRDefault="00811C01" w:rsidP="00CC0D0D">
                        <w:r>
                          <w:fldChar w:fldCharType="begin"/>
                        </w:r>
                        <w:r>
                          <w:instrText>NUMPAGES  \* MERGEFORMAT</w:instrText>
                        </w:r>
                        <w:r>
                          <w:fldChar w:fldCharType="separate"/>
                        </w:r>
                        <w:r w:rsidR="00CC0D0D">
                          <w:rPr>
                            <w:noProof/>
                          </w:rPr>
                          <w:t>23</w:t>
                        </w:r>
                        <w:r>
                          <w:rPr>
                            <w:noProof/>
                          </w:rPr>
                          <w:fldChar w:fldCharType="end"/>
                        </w:r>
                      </w:p>
                    </w:txbxContent>
                  </v:textbox>
                </v:shape>
                <v:shape id="Text Box 4" o:spid="_x0000_s1078" type="#_x0000_t202" style="position:absolute;left:567;top:12951;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" strokeweight="2.25pt">
                  <v:textbox style="layout-flow:vertical;mso-layout-flow-alt:bottom-to-top" inset="0,0,0,0">
                    <w:txbxContent>
                      <w:p w14:paraId="03604B49" w14:textId="77777777" w:rsidR="00CC0D0D" w:rsidRDefault="00CC0D0D" w:rsidP="00CC0D0D">
                        <w:pPr>
                          <w:pStyle w:val="aff7"/>
                        </w:pPr>
                        <w:r>
                          <w:t>Подп. и дата</w:t>
                        </w:r>
                      </w:p>
                    </w:txbxContent>
                  </v:textbox>
                </v:shape>
                <v:shape id="Text Box 5" o:spid="_x0000_s1079" type="#_x0000_t202" style="position:absolute;left:567;top:10042;width:283;height:1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" strokeweight="2.25pt">
                  <v:textbox style="layout-flow:vertical;mso-layout-flow-alt:bottom-to-top" inset="0,0,0,0">
                    <w:txbxContent>
                      <w:p w14:paraId="25320220" w14:textId="77777777" w:rsidR="00CC0D0D" w:rsidRDefault="00CC0D0D" w:rsidP="00CC0D0D">
                        <w:pPr>
                          <w:pStyle w:val="aff7"/>
                        </w:pPr>
                        <w:r>
                          <w:t>Инв. № дубл.</w:t>
                        </w:r>
                      </w:p>
                      <w:p w14:paraId="0A8848FD" w14:textId="77777777" w:rsidR="00CC0D0D" w:rsidRDefault="00CC0D0D" w:rsidP="00CC0D0D"/>
                    </w:txbxContent>
                  </v:textbox>
                </v:shape>
                <v:shape id="Text Box 6" o:spid="_x0000_s1080" type="#_x0000_t202" style="position:absolute;left:567;top:11498;width:283;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" strokeweight="2.25pt">
                  <v:textbox style="layout-flow:vertical;mso-layout-flow-alt:bottom-to-top" inset="0,0,0,0">
                    <w:txbxContent>
                      <w:p w14:paraId="1BA7451C" w14:textId="77777777" w:rsidR="00CC0D0D" w:rsidRDefault="00CC0D0D" w:rsidP="00CC0D0D">
                        <w:pPr>
                          <w:pStyle w:val="aff7"/>
                        </w:pPr>
                        <w:r>
                          <w:t>Взам. инв. №</w:t>
                        </w:r>
                      </w:p>
                      <w:p w14:paraId="7B131417" w14:textId="77777777" w:rsidR="00CC0D0D" w:rsidRPr="00C2774B" w:rsidRDefault="00CC0D0D" w:rsidP="00CC0D0D"/>
                    </w:txbxContent>
                  </v:textbox>
                </v:shape>
                <v:shape id="Text Box 7" o:spid="_x0000_s1081" type="#_x0000_t202" style="position:absolute;left:567;top:7998;width:283;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" strokeweight="2.25pt">
                  <v:textbox style="layout-flow:vertical;mso-layout-flow-alt:bottom-to-top" inset="0,0,0,0">
                    <w:txbxContent>
                      <w:p w14:paraId="05C35252" w14:textId="77777777" w:rsidR="00CC0D0D" w:rsidRDefault="00CC0D0D" w:rsidP="00CC0D0D">
                        <w:pPr>
                          <w:pStyle w:val="aff7"/>
                        </w:pPr>
                        <w:r>
                          <w:t>Подп. и дата</w:t>
                        </w:r>
                      </w:p>
                    </w:txbxContent>
                  </v:textbox>
                </v:shape>
                <v:group id="Group 8" o:spid="_x0000_s1082" style="position:absolute;left:845;top:7998;width:283;height:8453"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9" o:spid="_x0000_s1083"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" strokeweight="2.25pt">
                    <v:textbox style="layout-flow:vertical;mso-layout-flow-alt:bottom-to-top" inset="0,0,0,0">
                      <w:txbxContent>
                        <w:p w14:paraId="0EFD8021" w14:textId="77777777" w:rsidR="00CC0D0D" w:rsidRDefault="00CC0D0D" w:rsidP="00CC0D0D">
                          <w:pPr>
                            <w:pStyle w:val="aff7"/>
                          </w:pPr>
                        </w:p>
                      </w:txbxContent>
                    </v:textbox>
                  </v:shape>
                  <v:shape id="Text Box 10" o:spid="_x0000_s1084"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" strokeweight="2.25pt">
                    <v:textbox style="layout-flow:vertical;mso-layout-flow-alt:bottom-to-top" inset="0,0,0,0">
                      <w:txbxContent>
                        <w:p w14:paraId="7ECDD286" w14:textId="77777777" w:rsidR="00CC0D0D" w:rsidRDefault="00CC0D0D" w:rsidP="00CC0D0D">
                          <w:pPr>
                            <w:pStyle w:val="aff7"/>
                          </w:pPr>
                        </w:p>
                      </w:txbxContent>
                    </v:textbox>
                  </v:shape>
                  <v:shape id="Text Box 11" o:spid="_x0000_s1085"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" strokeweight="2.25pt">
                    <v:textbox style="layout-flow:vertical;mso-layout-flow-alt:bottom-to-top" inset="0,0,0,0">
                      <w:txbxContent>
                        <w:p w14:paraId="107B79AD" w14:textId="77777777" w:rsidR="00CC0D0D" w:rsidRDefault="00CC0D0D" w:rsidP="00CC0D0D">
                          <w:pPr>
                            <w:pStyle w:val="aff7"/>
                          </w:pPr>
                        </w:p>
                      </w:txbxContent>
                    </v:textbox>
                  </v:shape>
                  <v:shape id="Text Box 12" o:spid="_x0000_s1086"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" strokeweight="2.25pt">
                    <v:textbox style="layout-flow:vertical;mso-layout-flow-alt:bottom-to-top" inset="0,0,0,0">
                      <w:txbxContent>
                        <w:p w14:paraId="16D763EB" w14:textId="77777777" w:rsidR="00CC0D0D" w:rsidRDefault="00CC0D0D" w:rsidP="00CC0D0D">
                          <w:pPr>
                            <w:pStyle w:val="aff7"/>
                          </w:pPr>
                        </w:p>
                      </w:txbxContent>
                    </v:textbox>
                  </v:shape>
                  <v:shape id="Text Box 13" o:spid="_x0000_s1087"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" strokeweight="2.25pt">
                    <v:textbox style="layout-flow:vertical;mso-layout-flow-alt:bottom-to-top" inset="0,0,0,0">
                      <w:txbxContent>
                        <w:p w14:paraId="6A56BE8D" w14:textId="77777777" w:rsidR="00CC0D0D" w:rsidRDefault="00CC0D0D" w:rsidP="00CC0D0D">
                          <w:pPr>
                            <w:pStyle w:val="aff7"/>
                          </w:pPr>
                        </w:p>
                      </w:txbxContent>
                    </v:textbox>
                  </v:shape>
                </v:group>
              </v:group>
              <v:rect id="Rectangle 14" o:spid="_x0000_s1088"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" strokeweight="2.25pt"/>
              <w10:wrap anchorx="page" anchory="page"/>
            </v:group>
          </w:pict>
        </mc:Fallback>
      </mc:AlternateContent>
    </w:r>
    <w:r w:rsidR="00DE150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C78"/>
    <w:multiLevelType w:val="hybridMultilevel"/>
    <w:tmpl w:val="7764CA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6192D07"/>
    <w:multiLevelType w:val="hybridMultilevel"/>
    <w:tmpl w:val="CBCE23A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6326BB1"/>
    <w:multiLevelType w:val="multilevel"/>
    <w:tmpl w:val="0466FC52"/>
    <w:lvl w:ilvl="0">
      <w:start w:val="1"/>
      <w:numFmt w:val="decimal"/>
      <w:pStyle w:val="1"/>
      <w:lvlText w:val="%1."/>
      <w:lvlJc w:val="left"/>
      <w:pPr>
        <w:tabs>
          <w:tab w:val="num" w:pos="391"/>
        </w:tabs>
        <w:ind w:left="390" w:hanging="390"/>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rPr>
    </w:lvl>
    <w:lvl w:ilvl="1">
      <w:start w:val="1"/>
      <w:numFmt w:val="decimal"/>
      <w:pStyle w:val="2"/>
      <w:lvlText w:val="%1.%2."/>
      <w:lvlJc w:val="left"/>
      <w:pPr>
        <w:tabs>
          <w:tab w:val="num" w:pos="1004"/>
        </w:tabs>
        <w:ind w:left="1004"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1498"/>
        </w:tabs>
        <w:ind w:left="1498" w:hanging="107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1214"/>
        </w:tabs>
        <w:ind w:left="1214" w:hanging="1072"/>
      </w:pPr>
      <w:rPr>
        <w:b/>
        <w:i w:val="0"/>
        <w:sz w:val="22"/>
        <w:szCs w:val="22"/>
      </w:rPr>
    </w:lvl>
    <w:lvl w:ilvl="4">
      <w:start w:val="1"/>
      <w:numFmt w:val="decimal"/>
      <w:pStyle w:val="20"/>
      <w:lvlText w:val="%1.%2.%3.%4.%5."/>
      <w:lvlJc w:val="left"/>
      <w:pPr>
        <w:ind w:left="7594" w:hanging="2207"/>
      </w:pPr>
      <w:rPr>
        <w:b/>
        <w:bCs w:val="0"/>
        <w:i w:val="0"/>
        <w:iCs w:val="0"/>
        <w:caps w:val="0"/>
        <w:smallCaps w:val="0"/>
        <w:strike w:val="0"/>
        <w:dstrike w:val="0"/>
        <w:noProof w:val="0"/>
        <w:vanish w:val="0"/>
        <w:color w:val="000000"/>
        <w:spacing w:val="0"/>
        <w:kern w:val="0"/>
        <w:position w:val="0"/>
        <w:u w:val="none"/>
        <w:effect w:val="none"/>
        <w:vertAlign w:val="baseline"/>
        <w:em w:val="none"/>
        <w:lang w:val="x-none" w:eastAsia="x-none"/>
        <w:specVanish w:val="0"/>
      </w:rPr>
    </w:lvl>
    <w:lvl w:ilvl="5">
      <w:start w:val="1"/>
      <w:numFmt w:val="decimal"/>
      <w:lvlText w:val="%1.%2.%3.%4.%5.%6."/>
      <w:lvlJc w:val="left"/>
      <w:pPr>
        <w:ind w:left="1020" w:hanging="1440"/>
      </w:pPr>
      <w:rPr>
        <w:i w:val="0"/>
      </w:rPr>
    </w:lvl>
    <w:lvl w:ilvl="6">
      <w:start w:val="1"/>
      <w:numFmt w:val="decimal"/>
      <w:lvlText w:val="%1.%2.%3.%4.%5.%6.%7."/>
      <w:lvlJc w:val="left"/>
      <w:pPr>
        <w:ind w:left="1730" w:hanging="1440"/>
      </w:pPr>
    </w:lvl>
    <w:lvl w:ilvl="7">
      <w:start w:val="1"/>
      <w:numFmt w:val="decimal"/>
      <w:lvlText w:val="%1.%2.%3.%4.%5.%6.%7.%8."/>
      <w:lvlJc w:val="left"/>
      <w:pPr>
        <w:ind w:left="2800" w:hanging="1800"/>
      </w:pPr>
    </w:lvl>
    <w:lvl w:ilvl="8">
      <w:start w:val="1"/>
      <w:numFmt w:val="decimal"/>
      <w:lvlText w:val="%1.%2.%3.%4.%5.%6.%7.%8.%9."/>
      <w:lvlJc w:val="left"/>
      <w:pPr>
        <w:ind w:left="3870" w:hanging="2160"/>
      </w:pPr>
    </w:lvl>
  </w:abstractNum>
  <w:abstractNum w:abstractNumId="3" w15:restartNumberingAfterBreak="0">
    <w:nsid w:val="097032D6"/>
    <w:multiLevelType w:val="hybridMultilevel"/>
    <w:tmpl w:val="F312BDB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0E9641D"/>
    <w:multiLevelType w:val="hybridMultilevel"/>
    <w:tmpl w:val="F5BEFF44"/>
    <w:lvl w:ilvl="0" w:tplc="8F485EE8">
      <w:start w:val="1"/>
      <w:numFmt w:val="decimal"/>
      <w:lvlText w:val="%1."/>
      <w:lvlJc w:val="left"/>
      <w:pPr>
        <w:ind w:left="720" w:hanging="360"/>
      </w:pPr>
    </w:lvl>
    <w:lvl w:ilvl="1" w:tplc="4B76562A">
      <w:start w:val="1"/>
      <w:numFmt w:val="decimal"/>
      <w:lvlText w:val="%2."/>
      <w:lvlJc w:val="left"/>
      <w:pPr>
        <w:ind w:left="1440" w:hanging="360"/>
      </w:pPr>
    </w:lvl>
    <w:lvl w:ilvl="2" w:tplc="E37237FA">
      <w:start w:val="1"/>
      <w:numFmt w:val="lowerRoman"/>
      <w:lvlText w:val="%3."/>
      <w:lvlJc w:val="right"/>
      <w:pPr>
        <w:ind w:left="2160" w:hanging="180"/>
      </w:pPr>
    </w:lvl>
    <w:lvl w:ilvl="3" w:tplc="CC36D980">
      <w:start w:val="1"/>
      <w:numFmt w:val="decimal"/>
      <w:lvlText w:val="%4."/>
      <w:lvlJc w:val="left"/>
      <w:pPr>
        <w:ind w:left="2880" w:hanging="360"/>
      </w:pPr>
    </w:lvl>
    <w:lvl w:ilvl="4" w:tplc="A12A40E2">
      <w:start w:val="1"/>
      <w:numFmt w:val="lowerLetter"/>
      <w:lvlText w:val="%5."/>
      <w:lvlJc w:val="left"/>
      <w:pPr>
        <w:ind w:left="3600" w:hanging="360"/>
      </w:pPr>
    </w:lvl>
    <w:lvl w:ilvl="5" w:tplc="80244366">
      <w:start w:val="1"/>
      <w:numFmt w:val="lowerRoman"/>
      <w:lvlText w:val="%6."/>
      <w:lvlJc w:val="right"/>
      <w:pPr>
        <w:ind w:left="4320" w:hanging="180"/>
      </w:pPr>
    </w:lvl>
    <w:lvl w:ilvl="6" w:tplc="296C88EC">
      <w:start w:val="1"/>
      <w:numFmt w:val="decimal"/>
      <w:lvlText w:val="%7."/>
      <w:lvlJc w:val="left"/>
      <w:pPr>
        <w:ind w:left="5040" w:hanging="360"/>
      </w:pPr>
    </w:lvl>
    <w:lvl w:ilvl="7" w:tplc="2F60E5E2">
      <w:start w:val="1"/>
      <w:numFmt w:val="lowerLetter"/>
      <w:lvlText w:val="%8."/>
      <w:lvlJc w:val="left"/>
      <w:pPr>
        <w:ind w:left="5760" w:hanging="360"/>
      </w:pPr>
    </w:lvl>
    <w:lvl w:ilvl="8" w:tplc="CED43F8E">
      <w:start w:val="1"/>
      <w:numFmt w:val="lowerRoman"/>
      <w:lvlText w:val="%9."/>
      <w:lvlJc w:val="right"/>
      <w:pPr>
        <w:ind w:left="6480" w:hanging="180"/>
      </w:pPr>
    </w:lvl>
  </w:abstractNum>
  <w:abstractNum w:abstractNumId="5" w15:restartNumberingAfterBreak="0">
    <w:nsid w:val="16F14EC9"/>
    <w:multiLevelType w:val="hybridMultilevel"/>
    <w:tmpl w:val="88327356"/>
    <w:lvl w:ilvl="0" w:tplc="04190001">
      <w:start w:val="1"/>
      <w:numFmt w:val="bullet"/>
      <w:lvlText w:val=""/>
      <w:lvlJc w:val="left"/>
      <w:pPr>
        <w:ind w:left="720" w:hanging="360"/>
      </w:pPr>
      <w:rPr>
        <w:rFonts w:ascii="Symbol" w:hAnsi="Symbol" w:hint="default"/>
        <w:b w:val="0"/>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114027"/>
    <w:multiLevelType w:val="hybridMultilevel"/>
    <w:tmpl w:val="CBCE23A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4423CD5"/>
    <w:multiLevelType w:val="multilevel"/>
    <w:tmpl w:val="F8AC904A"/>
    <w:styleLink w:val="a"/>
    <w:lvl w:ilvl="0">
      <w:start w:val="1"/>
      <w:numFmt w:val="bullet"/>
      <w:lvlText w:val=""/>
      <w:lvlJc w:val="left"/>
      <w:pPr>
        <w:tabs>
          <w:tab w:val="num" w:pos="567"/>
        </w:tabs>
        <w:ind w:left="567" w:hanging="283"/>
      </w:pPr>
      <w:rPr>
        <w:rFonts w:ascii="Symbol" w:hAnsi="Symbol" w:hint="default"/>
      </w:rPr>
    </w:lvl>
    <w:lvl w:ilvl="1">
      <w:start w:val="1"/>
      <w:numFmt w:val="bullet"/>
      <w:lvlText w:val="-"/>
      <w:lvlJc w:val="left"/>
      <w:pPr>
        <w:tabs>
          <w:tab w:val="num" w:pos="794"/>
        </w:tabs>
        <w:ind w:left="794" w:hanging="227"/>
      </w:pPr>
      <w:rPr>
        <w:rFonts w:ascii="Courier New" w:hAnsi="Courier New" w:hint="default"/>
      </w:rPr>
    </w:lvl>
    <w:lvl w:ilvl="2">
      <w:start w:val="1"/>
      <w:numFmt w:val="bullet"/>
      <w:lvlText w:val=""/>
      <w:lvlJc w:val="left"/>
      <w:pPr>
        <w:tabs>
          <w:tab w:val="num" w:pos="1077"/>
        </w:tabs>
        <w:ind w:left="1077" w:hanging="283"/>
      </w:pPr>
      <w:rPr>
        <w:rFonts w:ascii="Symbol" w:hAnsi="Symbol" w:hint="default"/>
      </w:rPr>
    </w:lvl>
    <w:lvl w:ilvl="3">
      <w:start w:val="1"/>
      <w:numFmt w:val="bullet"/>
      <w:lvlText w:val="-"/>
      <w:lvlJc w:val="left"/>
      <w:pPr>
        <w:tabs>
          <w:tab w:val="num" w:pos="1304"/>
        </w:tabs>
        <w:ind w:left="1304" w:hanging="227"/>
      </w:pPr>
      <w:rPr>
        <w:rFonts w:ascii="Courier New" w:hAnsi="Courier New" w:hint="default"/>
      </w:rPr>
    </w:lvl>
    <w:lvl w:ilvl="4">
      <w:start w:val="1"/>
      <w:numFmt w:val="bullet"/>
      <w:lvlText w:val="o"/>
      <w:lvlJc w:val="left"/>
      <w:pPr>
        <w:ind w:left="0" w:firstLine="1420"/>
      </w:pPr>
      <w:rPr>
        <w:rFonts w:ascii="Courier New" w:hAnsi="Courier New" w:hint="default"/>
      </w:rPr>
    </w:lvl>
    <w:lvl w:ilvl="5">
      <w:start w:val="1"/>
      <w:numFmt w:val="bullet"/>
      <w:lvlText w:val=""/>
      <w:lvlJc w:val="left"/>
      <w:pPr>
        <w:ind w:left="0" w:firstLine="1704"/>
      </w:pPr>
      <w:rPr>
        <w:rFonts w:ascii="Wingdings" w:hAnsi="Wingdings" w:hint="default"/>
      </w:rPr>
    </w:lvl>
    <w:lvl w:ilvl="6">
      <w:start w:val="1"/>
      <w:numFmt w:val="bullet"/>
      <w:lvlText w:val=""/>
      <w:lvlJc w:val="left"/>
      <w:pPr>
        <w:ind w:left="0" w:firstLine="1988"/>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8" w15:restartNumberingAfterBreak="0">
    <w:nsid w:val="2CFD2BBC"/>
    <w:multiLevelType w:val="hybridMultilevel"/>
    <w:tmpl w:val="24ECCC9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34820F18"/>
    <w:multiLevelType w:val="hybridMultilevel"/>
    <w:tmpl w:val="6F06BE5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355E0ED9"/>
    <w:multiLevelType w:val="multilevel"/>
    <w:tmpl w:val="583EDD56"/>
    <w:lvl w:ilvl="0">
      <w:start w:val="1"/>
      <w:numFmt w:val="decimal"/>
      <w:lvlText w:val="%1."/>
      <w:lvlJc w:val="left"/>
      <w:pPr>
        <w:ind w:left="360" w:hanging="360"/>
      </w:pPr>
      <w:rPr>
        <w:rFonts w:hint="default"/>
        <w:b/>
        <w:bCs/>
      </w:rPr>
    </w:lvl>
    <w:lvl w:ilvl="1">
      <w:start w:val="1"/>
      <w:numFmt w:val="decimal"/>
      <w:lvlText w:val="%1.%2."/>
      <w:lvlJc w:val="left"/>
      <w:pPr>
        <w:ind w:left="716" w:hanging="432"/>
      </w:pPr>
      <w:rPr>
        <w:b w:val="0"/>
        <w:bCs w:val="0"/>
        <w:i w:val="0"/>
        <w:i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EC690D"/>
    <w:multiLevelType w:val="hybridMultilevel"/>
    <w:tmpl w:val="D67004E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23A7D4D"/>
    <w:multiLevelType w:val="hybridMultilevel"/>
    <w:tmpl w:val="8FE268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5BC0213"/>
    <w:multiLevelType w:val="hybridMultilevel"/>
    <w:tmpl w:val="A046053C"/>
    <w:lvl w:ilvl="0" w:tplc="04190001">
      <w:start w:val="1"/>
      <w:numFmt w:val="bullet"/>
      <w:lvlText w:val=""/>
      <w:lvlJc w:val="left"/>
      <w:pPr>
        <w:ind w:left="1065" w:hanging="360"/>
      </w:pPr>
      <w:rPr>
        <w:rFonts w:ascii="Symbol" w:hAnsi="Symbol"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61A14B5"/>
    <w:multiLevelType w:val="hybridMultilevel"/>
    <w:tmpl w:val="53AC56F2"/>
    <w:lvl w:ilvl="0" w:tplc="0C0C73E2">
      <w:start w:val="1"/>
      <w:numFmt w:val="decimal"/>
      <w:lvlText w:val="%1."/>
      <w:lvlJc w:val="left"/>
      <w:pPr>
        <w:ind w:left="704" w:hanging="360"/>
      </w:pPr>
      <w:rPr>
        <w:rFonts w:hint="default"/>
        <w:b w:val="0"/>
        <w:bCs/>
      </w:rPr>
    </w:lvl>
    <w:lvl w:ilvl="1" w:tplc="04190019">
      <w:start w:val="1"/>
      <w:numFmt w:val="lowerLetter"/>
      <w:lvlText w:val="%2."/>
      <w:lvlJc w:val="left"/>
      <w:pPr>
        <w:ind w:left="1424" w:hanging="360"/>
      </w:pPr>
    </w:lvl>
    <w:lvl w:ilvl="2" w:tplc="0419001B" w:tentative="1">
      <w:start w:val="1"/>
      <w:numFmt w:val="lowerRoman"/>
      <w:lvlText w:val="%3."/>
      <w:lvlJc w:val="right"/>
      <w:pPr>
        <w:ind w:left="2144" w:hanging="180"/>
      </w:pPr>
    </w:lvl>
    <w:lvl w:ilvl="3" w:tplc="0419000F" w:tentative="1">
      <w:start w:val="1"/>
      <w:numFmt w:val="decimal"/>
      <w:lvlText w:val="%4."/>
      <w:lvlJc w:val="left"/>
      <w:pPr>
        <w:ind w:left="2864" w:hanging="360"/>
      </w:pPr>
    </w:lvl>
    <w:lvl w:ilvl="4" w:tplc="04190019" w:tentative="1">
      <w:start w:val="1"/>
      <w:numFmt w:val="lowerLetter"/>
      <w:lvlText w:val="%5."/>
      <w:lvlJc w:val="left"/>
      <w:pPr>
        <w:ind w:left="3584" w:hanging="360"/>
      </w:pPr>
    </w:lvl>
    <w:lvl w:ilvl="5" w:tplc="0419001B" w:tentative="1">
      <w:start w:val="1"/>
      <w:numFmt w:val="lowerRoman"/>
      <w:lvlText w:val="%6."/>
      <w:lvlJc w:val="right"/>
      <w:pPr>
        <w:ind w:left="4304" w:hanging="180"/>
      </w:pPr>
    </w:lvl>
    <w:lvl w:ilvl="6" w:tplc="0419000F" w:tentative="1">
      <w:start w:val="1"/>
      <w:numFmt w:val="decimal"/>
      <w:lvlText w:val="%7."/>
      <w:lvlJc w:val="left"/>
      <w:pPr>
        <w:ind w:left="5024" w:hanging="360"/>
      </w:pPr>
    </w:lvl>
    <w:lvl w:ilvl="7" w:tplc="04190019" w:tentative="1">
      <w:start w:val="1"/>
      <w:numFmt w:val="lowerLetter"/>
      <w:lvlText w:val="%8."/>
      <w:lvlJc w:val="left"/>
      <w:pPr>
        <w:ind w:left="5744" w:hanging="360"/>
      </w:pPr>
    </w:lvl>
    <w:lvl w:ilvl="8" w:tplc="0419001B" w:tentative="1">
      <w:start w:val="1"/>
      <w:numFmt w:val="lowerRoman"/>
      <w:lvlText w:val="%9."/>
      <w:lvlJc w:val="right"/>
      <w:pPr>
        <w:ind w:left="6464" w:hanging="180"/>
      </w:pPr>
    </w:lvl>
  </w:abstractNum>
  <w:abstractNum w:abstractNumId="15" w15:restartNumberingAfterBreak="0">
    <w:nsid w:val="47EE38DB"/>
    <w:multiLevelType w:val="hybridMultilevel"/>
    <w:tmpl w:val="D5A6C97A"/>
    <w:lvl w:ilvl="0" w:tplc="DADCC4EC">
      <w:start w:val="1"/>
      <w:numFmt w:val="decimal"/>
      <w:lvlText w:val="%1."/>
      <w:lvlJc w:val="left"/>
      <w:pPr>
        <w:ind w:left="644" w:hanging="360"/>
      </w:pPr>
      <w:rPr>
        <w:rFonts w:hint="default"/>
        <w:b w:val="0"/>
        <w:bCs/>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4DCB1C5C"/>
    <w:multiLevelType w:val="hybridMultilevel"/>
    <w:tmpl w:val="5C0C8F7C"/>
    <w:lvl w:ilvl="0" w:tplc="04190001">
      <w:start w:val="1"/>
      <w:numFmt w:val="bullet"/>
      <w:lvlText w:val=""/>
      <w:lvlJc w:val="left"/>
      <w:pPr>
        <w:ind w:left="1058" w:hanging="360"/>
      </w:pPr>
      <w:rPr>
        <w:rFonts w:ascii="Symbol" w:hAnsi="Symbol" w:hint="default"/>
      </w:rPr>
    </w:lvl>
    <w:lvl w:ilvl="1" w:tplc="04190003" w:tentative="1">
      <w:start w:val="1"/>
      <w:numFmt w:val="bullet"/>
      <w:lvlText w:val="o"/>
      <w:lvlJc w:val="left"/>
      <w:pPr>
        <w:ind w:left="1778" w:hanging="360"/>
      </w:pPr>
      <w:rPr>
        <w:rFonts w:ascii="Courier New" w:hAnsi="Courier New" w:cs="Courier New" w:hint="default"/>
      </w:rPr>
    </w:lvl>
    <w:lvl w:ilvl="2" w:tplc="04190005" w:tentative="1">
      <w:start w:val="1"/>
      <w:numFmt w:val="bullet"/>
      <w:lvlText w:val=""/>
      <w:lvlJc w:val="left"/>
      <w:pPr>
        <w:ind w:left="2498" w:hanging="360"/>
      </w:pPr>
      <w:rPr>
        <w:rFonts w:ascii="Wingdings" w:hAnsi="Wingdings" w:hint="default"/>
      </w:rPr>
    </w:lvl>
    <w:lvl w:ilvl="3" w:tplc="04190001" w:tentative="1">
      <w:start w:val="1"/>
      <w:numFmt w:val="bullet"/>
      <w:lvlText w:val=""/>
      <w:lvlJc w:val="left"/>
      <w:pPr>
        <w:ind w:left="3218" w:hanging="360"/>
      </w:pPr>
      <w:rPr>
        <w:rFonts w:ascii="Symbol" w:hAnsi="Symbol" w:hint="default"/>
      </w:rPr>
    </w:lvl>
    <w:lvl w:ilvl="4" w:tplc="04190003" w:tentative="1">
      <w:start w:val="1"/>
      <w:numFmt w:val="bullet"/>
      <w:lvlText w:val="o"/>
      <w:lvlJc w:val="left"/>
      <w:pPr>
        <w:ind w:left="3938" w:hanging="360"/>
      </w:pPr>
      <w:rPr>
        <w:rFonts w:ascii="Courier New" w:hAnsi="Courier New" w:cs="Courier New" w:hint="default"/>
      </w:rPr>
    </w:lvl>
    <w:lvl w:ilvl="5" w:tplc="04190005" w:tentative="1">
      <w:start w:val="1"/>
      <w:numFmt w:val="bullet"/>
      <w:lvlText w:val=""/>
      <w:lvlJc w:val="left"/>
      <w:pPr>
        <w:ind w:left="4658" w:hanging="360"/>
      </w:pPr>
      <w:rPr>
        <w:rFonts w:ascii="Wingdings" w:hAnsi="Wingdings" w:hint="default"/>
      </w:rPr>
    </w:lvl>
    <w:lvl w:ilvl="6" w:tplc="04190001" w:tentative="1">
      <w:start w:val="1"/>
      <w:numFmt w:val="bullet"/>
      <w:lvlText w:val=""/>
      <w:lvlJc w:val="left"/>
      <w:pPr>
        <w:ind w:left="5378" w:hanging="360"/>
      </w:pPr>
      <w:rPr>
        <w:rFonts w:ascii="Symbol" w:hAnsi="Symbol" w:hint="default"/>
      </w:rPr>
    </w:lvl>
    <w:lvl w:ilvl="7" w:tplc="04190003" w:tentative="1">
      <w:start w:val="1"/>
      <w:numFmt w:val="bullet"/>
      <w:lvlText w:val="o"/>
      <w:lvlJc w:val="left"/>
      <w:pPr>
        <w:ind w:left="6098" w:hanging="360"/>
      </w:pPr>
      <w:rPr>
        <w:rFonts w:ascii="Courier New" w:hAnsi="Courier New" w:cs="Courier New" w:hint="default"/>
      </w:rPr>
    </w:lvl>
    <w:lvl w:ilvl="8" w:tplc="04190005" w:tentative="1">
      <w:start w:val="1"/>
      <w:numFmt w:val="bullet"/>
      <w:lvlText w:val=""/>
      <w:lvlJc w:val="left"/>
      <w:pPr>
        <w:ind w:left="6818" w:hanging="360"/>
      </w:pPr>
      <w:rPr>
        <w:rFonts w:ascii="Wingdings" w:hAnsi="Wingdings" w:hint="default"/>
      </w:rPr>
    </w:lvl>
  </w:abstractNum>
  <w:abstractNum w:abstractNumId="17" w15:restartNumberingAfterBreak="0">
    <w:nsid w:val="55FD208E"/>
    <w:multiLevelType w:val="hybridMultilevel"/>
    <w:tmpl w:val="CBCE23A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63E5B39"/>
    <w:multiLevelType w:val="hybridMultilevel"/>
    <w:tmpl w:val="DFD0BE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8500C0"/>
    <w:multiLevelType w:val="hybridMultilevel"/>
    <w:tmpl w:val="F222A3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15:restartNumberingAfterBreak="0">
    <w:nsid w:val="58CF4F37"/>
    <w:multiLevelType w:val="hybridMultilevel"/>
    <w:tmpl w:val="5BEC014A"/>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1" w15:restartNumberingAfterBreak="0">
    <w:nsid w:val="596E07F8"/>
    <w:multiLevelType w:val="hybridMultilevel"/>
    <w:tmpl w:val="D28A7D8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1E67820"/>
    <w:multiLevelType w:val="hybridMultilevel"/>
    <w:tmpl w:val="589E10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E576CC"/>
    <w:multiLevelType w:val="hybridMultilevel"/>
    <w:tmpl w:val="8702CD4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655A7416"/>
    <w:multiLevelType w:val="hybridMultilevel"/>
    <w:tmpl w:val="8F4CD6F8"/>
    <w:lvl w:ilvl="0" w:tplc="DE702852">
      <w:start w:val="1"/>
      <w:numFmt w:val="bullet"/>
      <w:lvlText w:val="­"/>
      <w:lvlJc w:val="left"/>
      <w:pPr>
        <w:ind w:left="720" w:hanging="360"/>
      </w:pPr>
      <w:rPr>
        <w:rFonts w:ascii="Courier New" w:hAnsi="Courier New" w:hint="default"/>
        <w:b w:val="0"/>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6243438"/>
    <w:multiLevelType w:val="hybridMultilevel"/>
    <w:tmpl w:val="E61AF494"/>
    <w:lvl w:ilvl="0" w:tplc="DE702852">
      <w:start w:val="1"/>
      <w:numFmt w:val="bullet"/>
      <w:lvlText w:val="­"/>
      <w:lvlJc w:val="left"/>
      <w:pPr>
        <w:ind w:left="720" w:hanging="360"/>
      </w:pPr>
      <w:rPr>
        <w:rFonts w:ascii="Courier New" w:hAnsi="Courier New" w:hint="default"/>
        <w:b w:val="0"/>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F3059D"/>
    <w:multiLevelType w:val="hybridMultilevel"/>
    <w:tmpl w:val="11228A1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74EA0A7A"/>
    <w:multiLevelType w:val="multilevel"/>
    <w:tmpl w:val="1064157E"/>
    <w:lvl w:ilvl="0">
      <w:start w:val="1"/>
      <w:numFmt w:val="decimal"/>
      <w:pStyle w:val="21"/>
      <w:lvlText w:val="%1."/>
      <w:lvlJc w:val="left"/>
      <w:pPr>
        <w:ind w:left="218" w:hanging="360"/>
      </w:pPr>
      <w:rPr>
        <w:rFonts w:hint="default"/>
      </w:rPr>
    </w:lvl>
    <w:lvl w:ilvl="1">
      <w:start w:val="1"/>
      <w:numFmt w:val="decimal"/>
      <w:pStyle w:val="30"/>
      <w:isLgl/>
      <w:lvlText w:val="%1.%2."/>
      <w:lvlJc w:val="left"/>
      <w:pPr>
        <w:ind w:left="360" w:hanging="360"/>
      </w:pPr>
      <w:rPr>
        <w:rFonts w:hint="default"/>
      </w:rPr>
    </w:lvl>
    <w:lvl w:ilvl="2">
      <w:start w:val="1"/>
      <w:numFmt w:val="decimal"/>
      <w:isLgl/>
      <w:lvlText w:val="%1.%2.%3."/>
      <w:lvlJc w:val="left"/>
      <w:pPr>
        <w:ind w:left="866" w:hanging="720"/>
      </w:pPr>
      <w:rPr>
        <w:rFonts w:hint="default"/>
      </w:rPr>
    </w:lvl>
    <w:lvl w:ilvl="3">
      <w:start w:val="1"/>
      <w:numFmt w:val="decimal"/>
      <w:isLgl/>
      <w:lvlText w:val="%1.%2.%3.%4."/>
      <w:lvlJc w:val="left"/>
      <w:pPr>
        <w:ind w:left="1010" w:hanging="720"/>
      </w:pPr>
      <w:rPr>
        <w:rFonts w:hint="default"/>
      </w:rPr>
    </w:lvl>
    <w:lvl w:ilvl="4">
      <w:start w:val="1"/>
      <w:numFmt w:val="decimal"/>
      <w:isLgl/>
      <w:lvlText w:val="%1.%2.%3.%4.%5."/>
      <w:lvlJc w:val="left"/>
      <w:pPr>
        <w:ind w:left="1514" w:hanging="1080"/>
      </w:pPr>
      <w:rPr>
        <w:rFonts w:hint="default"/>
      </w:rPr>
    </w:lvl>
    <w:lvl w:ilvl="5">
      <w:start w:val="1"/>
      <w:numFmt w:val="decimal"/>
      <w:isLgl/>
      <w:lvlText w:val="%1.%2.%3.%4.%5.%6."/>
      <w:lvlJc w:val="left"/>
      <w:pPr>
        <w:ind w:left="1658" w:hanging="1080"/>
      </w:pPr>
      <w:rPr>
        <w:rFonts w:hint="default"/>
      </w:rPr>
    </w:lvl>
    <w:lvl w:ilvl="6">
      <w:start w:val="1"/>
      <w:numFmt w:val="decimal"/>
      <w:isLgl/>
      <w:lvlText w:val="%1.%2.%3.%4.%5.%6.%7."/>
      <w:lvlJc w:val="left"/>
      <w:pPr>
        <w:ind w:left="1802" w:hanging="1080"/>
      </w:pPr>
      <w:rPr>
        <w:rFonts w:hint="default"/>
      </w:rPr>
    </w:lvl>
    <w:lvl w:ilvl="7">
      <w:start w:val="1"/>
      <w:numFmt w:val="decimal"/>
      <w:isLgl/>
      <w:lvlText w:val="%1.%2.%3.%4.%5.%6.%7.%8."/>
      <w:lvlJc w:val="left"/>
      <w:pPr>
        <w:ind w:left="2306" w:hanging="1440"/>
      </w:pPr>
      <w:rPr>
        <w:rFonts w:hint="default"/>
      </w:rPr>
    </w:lvl>
    <w:lvl w:ilvl="8">
      <w:start w:val="1"/>
      <w:numFmt w:val="decimal"/>
      <w:isLgl/>
      <w:lvlText w:val="%1.%2.%3.%4.%5.%6.%7.%8.%9."/>
      <w:lvlJc w:val="left"/>
      <w:pPr>
        <w:ind w:left="2450" w:hanging="1440"/>
      </w:pPr>
      <w:rPr>
        <w:rFonts w:hint="default"/>
      </w:rPr>
    </w:lvl>
  </w:abstractNum>
  <w:abstractNum w:abstractNumId="28" w15:restartNumberingAfterBreak="0">
    <w:nsid w:val="75505D4F"/>
    <w:multiLevelType w:val="multilevel"/>
    <w:tmpl w:val="583EDD56"/>
    <w:lvl w:ilvl="0">
      <w:start w:val="1"/>
      <w:numFmt w:val="decimal"/>
      <w:lvlText w:val="%1."/>
      <w:lvlJc w:val="left"/>
      <w:pPr>
        <w:ind w:left="360" w:hanging="360"/>
      </w:pPr>
      <w:rPr>
        <w:rFonts w:hint="default"/>
        <w:b/>
        <w:bCs/>
      </w:rPr>
    </w:lvl>
    <w:lvl w:ilvl="1">
      <w:start w:val="1"/>
      <w:numFmt w:val="decimal"/>
      <w:lvlText w:val="%1.%2."/>
      <w:lvlJc w:val="left"/>
      <w:pPr>
        <w:ind w:left="716" w:hanging="432"/>
      </w:pPr>
      <w:rPr>
        <w:b w:val="0"/>
        <w:bCs w:val="0"/>
        <w:i w:val="0"/>
        <w:i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A4797"/>
    <w:multiLevelType w:val="hybridMultilevel"/>
    <w:tmpl w:val="5538C69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15:restartNumberingAfterBreak="0">
    <w:nsid w:val="7E6E1434"/>
    <w:multiLevelType w:val="hybridMultilevel"/>
    <w:tmpl w:val="847AE048"/>
    <w:lvl w:ilvl="0" w:tplc="04190001">
      <w:start w:val="1"/>
      <w:numFmt w:val="bullet"/>
      <w:lvlText w:val=""/>
      <w:lvlJc w:val="left"/>
      <w:pPr>
        <w:ind w:left="720" w:hanging="360"/>
      </w:pPr>
      <w:rPr>
        <w:rFonts w:ascii="Symbol" w:hAnsi="Symbol" w:hint="default"/>
        <w:b w:val="0"/>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24"/>
  </w:num>
  <w:num w:numId="4">
    <w:abstractNumId w:val="30"/>
  </w:num>
  <w:num w:numId="5">
    <w:abstractNumId w:val="5"/>
  </w:num>
  <w:num w:numId="6">
    <w:abstractNumId w:val="29"/>
  </w:num>
  <w:num w:numId="7">
    <w:abstractNumId w:val="23"/>
  </w:num>
  <w:num w:numId="8">
    <w:abstractNumId w:val="10"/>
  </w:num>
  <w:num w:numId="9">
    <w:abstractNumId w:val="20"/>
  </w:num>
  <w:num w:numId="10">
    <w:abstractNumId w:val="6"/>
  </w:num>
  <w:num w:numId="11">
    <w:abstractNumId w:val="8"/>
  </w:num>
  <w:num w:numId="12">
    <w:abstractNumId w:val="9"/>
  </w:num>
  <w:num w:numId="13">
    <w:abstractNumId w:val="16"/>
  </w:num>
  <w:num w:numId="14">
    <w:abstractNumId w:val="13"/>
  </w:num>
  <w:num w:numId="15">
    <w:abstractNumId w:val="11"/>
  </w:num>
  <w:num w:numId="16">
    <w:abstractNumId w:val="7"/>
  </w:num>
  <w:num w:numId="17">
    <w:abstractNumId w:val="1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
  </w:num>
  <w:num w:numId="21">
    <w:abstractNumId w:val="14"/>
  </w:num>
  <w:num w:numId="22">
    <w:abstractNumId w:val="15"/>
  </w:num>
  <w:num w:numId="23">
    <w:abstractNumId w:val="28"/>
  </w:num>
  <w:num w:numId="24">
    <w:abstractNumId w:val="3"/>
  </w:num>
  <w:num w:numId="25">
    <w:abstractNumId w:val="19"/>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2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25"/>
  </w:num>
  <w:num w:numId="37">
    <w:abstractNumId w:val="18"/>
  </w:num>
  <w:num w:numId="38">
    <w:abstractNumId w:val="0"/>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нна Карелина">
    <w15:presenceInfo w15:providerId="AD" w15:userId="S::inna.kamova@spellabs.ru::cae71cea-7301-427e-88a9-a99a6b216a9b"/>
  </w15:person>
  <w15:person w15:author="Александр Козлов">
    <w15:presenceInfo w15:providerId="AD" w15:userId="S::aleksandr.kozlov@spellabs.ru::b2c00240-24f6-4821-af7c-99ae0106f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6" w:nlCheck="1" w:checkStyle="0"/>
  <w:activeWritingStyle w:appName="MSWord" w:lang="ru-RU" w:vendorID="64" w:dllVersion="4096" w:nlCheck="1" w:checkStyle="0"/>
  <w:activeWritingStyle w:appName="MSWord" w:lang="en-GB" w:vendorID="64" w:dllVersion="4096" w:nlCheck="1" w:checkStyle="0"/>
  <w:activeWritingStyle w:appName="MSWord" w:lang="en-US" w:vendorID="64" w:dllVersion="4096" w:nlCheck="1" w:checkStyle="0"/>
  <w:proofState w:spelling="clean" w:grammar="clean"/>
  <w:trackRevisions/>
  <w:defaultTabStop w:val="708"/>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1D3"/>
    <w:rsid w:val="00001CFF"/>
    <w:rsid w:val="00001D62"/>
    <w:rsid w:val="00003D46"/>
    <w:rsid w:val="0000502F"/>
    <w:rsid w:val="00005078"/>
    <w:rsid w:val="00006A0F"/>
    <w:rsid w:val="00007B06"/>
    <w:rsid w:val="00007F65"/>
    <w:rsid w:val="00010242"/>
    <w:rsid w:val="00010D3F"/>
    <w:rsid w:val="00010F7D"/>
    <w:rsid w:val="000132A8"/>
    <w:rsid w:val="000142EC"/>
    <w:rsid w:val="00015CE2"/>
    <w:rsid w:val="00017DB9"/>
    <w:rsid w:val="00020482"/>
    <w:rsid w:val="00020782"/>
    <w:rsid w:val="00020D51"/>
    <w:rsid w:val="000217F7"/>
    <w:rsid w:val="00022715"/>
    <w:rsid w:val="000247C3"/>
    <w:rsid w:val="00026E0C"/>
    <w:rsid w:val="000271CD"/>
    <w:rsid w:val="00030C5F"/>
    <w:rsid w:val="000327F1"/>
    <w:rsid w:val="00035088"/>
    <w:rsid w:val="00035347"/>
    <w:rsid w:val="000366F8"/>
    <w:rsid w:val="00037116"/>
    <w:rsid w:val="0003731A"/>
    <w:rsid w:val="000404C0"/>
    <w:rsid w:val="00043FB0"/>
    <w:rsid w:val="00044727"/>
    <w:rsid w:val="000467A0"/>
    <w:rsid w:val="00046B82"/>
    <w:rsid w:val="0004742A"/>
    <w:rsid w:val="00047948"/>
    <w:rsid w:val="0004794C"/>
    <w:rsid w:val="000500F5"/>
    <w:rsid w:val="000524DE"/>
    <w:rsid w:val="0005346B"/>
    <w:rsid w:val="00053B9C"/>
    <w:rsid w:val="00054AA6"/>
    <w:rsid w:val="00056B2E"/>
    <w:rsid w:val="000579EB"/>
    <w:rsid w:val="00057D1B"/>
    <w:rsid w:val="000605FA"/>
    <w:rsid w:val="00060F43"/>
    <w:rsid w:val="00061DF0"/>
    <w:rsid w:val="00061EC4"/>
    <w:rsid w:val="00062588"/>
    <w:rsid w:val="0006517E"/>
    <w:rsid w:val="00067854"/>
    <w:rsid w:val="00070757"/>
    <w:rsid w:val="00070DF4"/>
    <w:rsid w:val="00071471"/>
    <w:rsid w:val="00071729"/>
    <w:rsid w:val="00071E85"/>
    <w:rsid w:val="00072550"/>
    <w:rsid w:val="00074981"/>
    <w:rsid w:val="00074AF3"/>
    <w:rsid w:val="00074B4E"/>
    <w:rsid w:val="000773CB"/>
    <w:rsid w:val="000777CF"/>
    <w:rsid w:val="000813EA"/>
    <w:rsid w:val="00081D00"/>
    <w:rsid w:val="000831BF"/>
    <w:rsid w:val="000844D1"/>
    <w:rsid w:val="00084898"/>
    <w:rsid w:val="00084E1A"/>
    <w:rsid w:val="00085B0A"/>
    <w:rsid w:val="000871B3"/>
    <w:rsid w:val="0008728F"/>
    <w:rsid w:val="00087EAC"/>
    <w:rsid w:val="00090615"/>
    <w:rsid w:val="00091803"/>
    <w:rsid w:val="00092C50"/>
    <w:rsid w:val="00094F42"/>
    <w:rsid w:val="0009564C"/>
    <w:rsid w:val="0009601D"/>
    <w:rsid w:val="00096D41"/>
    <w:rsid w:val="0009755E"/>
    <w:rsid w:val="000A1BEE"/>
    <w:rsid w:val="000A1D68"/>
    <w:rsid w:val="000A2E46"/>
    <w:rsid w:val="000A3361"/>
    <w:rsid w:val="000A37E3"/>
    <w:rsid w:val="000A3868"/>
    <w:rsid w:val="000A45F1"/>
    <w:rsid w:val="000A474D"/>
    <w:rsid w:val="000A6425"/>
    <w:rsid w:val="000A7C96"/>
    <w:rsid w:val="000B1601"/>
    <w:rsid w:val="000B2AA4"/>
    <w:rsid w:val="000B51DC"/>
    <w:rsid w:val="000B60F8"/>
    <w:rsid w:val="000B654A"/>
    <w:rsid w:val="000C0598"/>
    <w:rsid w:val="000C1E96"/>
    <w:rsid w:val="000C32E9"/>
    <w:rsid w:val="000C3487"/>
    <w:rsid w:val="000C523D"/>
    <w:rsid w:val="000C5451"/>
    <w:rsid w:val="000C7C5F"/>
    <w:rsid w:val="000D0D9D"/>
    <w:rsid w:val="000D27CC"/>
    <w:rsid w:val="000D29A7"/>
    <w:rsid w:val="000D29AD"/>
    <w:rsid w:val="000D3F09"/>
    <w:rsid w:val="000D53F6"/>
    <w:rsid w:val="000D5A83"/>
    <w:rsid w:val="000D680F"/>
    <w:rsid w:val="000D749B"/>
    <w:rsid w:val="000E1411"/>
    <w:rsid w:val="000E178E"/>
    <w:rsid w:val="000E18A0"/>
    <w:rsid w:val="000E26AE"/>
    <w:rsid w:val="000E31E4"/>
    <w:rsid w:val="000E599A"/>
    <w:rsid w:val="000E670D"/>
    <w:rsid w:val="000E69F6"/>
    <w:rsid w:val="000E6B18"/>
    <w:rsid w:val="000E6E73"/>
    <w:rsid w:val="000E6F89"/>
    <w:rsid w:val="000F31F7"/>
    <w:rsid w:val="000F333C"/>
    <w:rsid w:val="000F3350"/>
    <w:rsid w:val="000F57FA"/>
    <w:rsid w:val="000F5E75"/>
    <w:rsid w:val="000F756E"/>
    <w:rsid w:val="000F7C32"/>
    <w:rsid w:val="001004FF"/>
    <w:rsid w:val="00101D22"/>
    <w:rsid w:val="00103CDE"/>
    <w:rsid w:val="00103E1F"/>
    <w:rsid w:val="00104C9D"/>
    <w:rsid w:val="00105163"/>
    <w:rsid w:val="0010646A"/>
    <w:rsid w:val="001076F3"/>
    <w:rsid w:val="00107833"/>
    <w:rsid w:val="001107ED"/>
    <w:rsid w:val="00111E6D"/>
    <w:rsid w:val="00112036"/>
    <w:rsid w:val="00112565"/>
    <w:rsid w:val="0011385C"/>
    <w:rsid w:val="001139BD"/>
    <w:rsid w:val="001142A7"/>
    <w:rsid w:val="001144E5"/>
    <w:rsid w:val="001150C6"/>
    <w:rsid w:val="0011712D"/>
    <w:rsid w:val="00117B0C"/>
    <w:rsid w:val="00120773"/>
    <w:rsid w:val="001214D5"/>
    <w:rsid w:val="00124191"/>
    <w:rsid w:val="00124DE9"/>
    <w:rsid w:val="00124ED6"/>
    <w:rsid w:val="00125E73"/>
    <w:rsid w:val="001317C5"/>
    <w:rsid w:val="00134C3C"/>
    <w:rsid w:val="00136348"/>
    <w:rsid w:val="0013705C"/>
    <w:rsid w:val="00137976"/>
    <w:rsid w:val="0014034C"/>
    <w:rsid w:val="00140405"/>
    <w:rsid w:val="001406BE"/>
    <w:rsid w:val="00140B2D"/>
    <w:rsid w:val="00142D10"/>
    <w:rsid w:val="00142E51"/>
    <w:rsid w:val="00143258"/>
    <w:rsid w:val="00143A72"/>
    <w:rsid w:val="00144B48"/>
    <w:rsid w:val="00145873"/>
    <w:rsid w:val="00146DBB"/>
    <w:rsid w:val="0015057E"/>
    <w:rsid w:val="00150BF8"/>
    <w:rsid w:val="001527D2"/>
    <w:rsid w:val="00152F2A"/>
    <w:rsid w:val="00156946"/>
    <w:rsid w:val="00156C41"/>
    <w:rsid w:val="001574C0"/>
    <w:rsid w:val="00160159"/>
    <w:rsid w:val="00160404"/>
    <w:rsid w:val="00160B77"/>
    <w:rsid w:val="00161A57"/>
    <w:rsid w:val="001623F0"/>
    <w:rsid w:val="0016318A"/>
    <w:rsid w:val="001638D9"/>
    <w:rsid w:val="001643F3"/>
    <w:rsid w:val="00164513"/>
    <w:rsid w:val="00164B47"/>
    <w:rsid w:val="00166177"/>
    <w:rsid w:val="001674C7"/>
    <w:rsid w:val="001678F9"/>
    <w:rsid w:val="00170173"/>
    <w:rsid w:val="001705E9"/>
    <w:rsid w:val="00172795"/>
    <w:rsid w:val="00174EF1"/>
    <w:rsid w:val="00174FFA"/>
    <w:rsid w:val="001770A4"/>
    <w:rsid w:val="001770EA"/>
    <w:rsid w:val="0018027C"/>
    <w:rsid w:val="0018081A"/>
    <w:rsid w:val="00181BB8"/>
    <w:rsid w:val="00183450"/>
    <w:rsid w:val="0018496E"/>
    <w:rsid w:val="00187260"/>
    <w:rsid w:val="0019278F"/>
    <w:rsid w:val="00194C9C"/>
    <w:rsid w:val="00194D65"/>
    <w:rsid w:val="00194DFD"/>
    <w:rsid w:val="0019797E"/>
    <w:rsid w:val="001A0076"/>
    <w:rsid w:val="001A04ED"/>
    <w:rsid w:val="001A0C7B"/>
    <w:rsid w:val="001A1EEC"/>
    <w:rsid w:val="001A23B1"/>
    <w:rsid w:val="001A32B8"/>
    <w:rsid w:val="001A35BA"/>
    <w:rsid w:val="001A4A31"/>
    <w:rsid w:val="001A5F50"/>
    <w:rsid w:val="001A65B0"/>
    <w:rsid w:val="001A77B7"/>
    <w:rsid w:val="001B102F"/>
    <w:rsid w:val="001B10D8"/>
    <w:rsid w:val="001B1EDA"/>
    <w:rsid w:val="001B23BF"/>
    <w:rsid w:val="001B31F9"/>
    <w:rsid w:val="001B36B7"/>
    <w:rsid w:val="001B392C"/>
    <w:rsid w:val="001B6306"/>
    <w:rsid w:val="001B77AC"/>
    <w:rsid w:val="001B7D4E"/>
    <w:rsid w:val="001B7F7F"/>
    <w:rsid w:val="001C028E"/>
    <w:rsid w:val="001C044B"/>
    <w:rsid w:val="001C0B61"/>
    <w:rsid w:val="001C1263"/>
    <w:rsid w:val="001C1C1C"/>
    <w:rsid w:val="001C2191"/>
    <w:rsid w:val="001C22A1"/>
    <w:rsid w:val="001C3410"/>
    <w:rsid w:val="001C3EE0"/>
    <w:rsid w:val="001C49B9"/>
    <w:rsid w:val="001C5EBB"/>
    <w:rsid w:val="001C5EE7"/>
    <w:rsid w:val="001D06B8"/>
    <w:rsid w:val="001D17B2"/>
    <w:rsid w:val="001D2108"/>
    <w:rsid w:val="001D360D"/>
    <w:rsid w:val="001D3D5E"/>
    <w:rsid w:val="001D5C45"/>
    <w:rsid w:val="001D5CC0"/>
    <w:rsid w:val="001D619D"/>
    <w:rsid w:val="001D69A0"/>
    <w:rsid w:val="001D6E80"/>
    <w:rsid w:val="001D6F92"/>
    <w:rsid w:val="001D708F"/>
    <w:rsid w:val="001D7BF6"/>
    <w:rsid w:val="001D7EE9"/>
    <w:rsid w:val="001E0019"/>
    <w:rsid w:val="001E24B2"/>
    <w:rsid w:val="001E352D"/>
    <w:rsid w:val="001E360E"/>
    <w:rsid w:val="001E40E7"/>
    <w:rsid w:val="001E42B1"/>
    <w:rsid w:val="001E4576"/>
    <w:rsid w:val="001E6B81"/>
    <w:rsid w:val="001E74D2"/>
    <w:rsid w:val="001F0520"/>
    <w:rsid w:val="001F146C"/>
    <w:rsid w:val="001F4152"/>
    <w:rsid w:val="001F45D2"/>
    <w:rsid w:val="001F4A07"/>
    <w:rsid w:val="001F52DC"/>
    <w:rsid w:val="001F625A"/>
    <w:rsid w:val="001F63A4"/>
    <w:rsid w:val="001F7787"/>
    <w:rsid w:val="001F788E"/>
    <w:rsid w:val="00200801"/>
    <w:rsid w:val="0020395C"/>
    <w:rsid w:val="002044B0"/>
    <w:rsid w:val="00204B83"/>
    <w:rsid w:val="00204C21"/>
    <w:rsid w:val="00204CFA"/>
    <w:rsid w:val="002055F0"/>
    <w:rsid w:val="00205FA4"/>
    <w:rsid w:val="002079C3"/>
    <w:rsid w:val="0021086C"/>
    <w:rsid w:val="00210A38"/>
    <w:rsid w:val="00211663"/>
    <w:rsid w:val="00212347"/>
    <w:rsid w:val="002136EB"/>
    <w:rsid w:val="00213C22"/>
    <w:rsid w:val="002151CB"/>
    <w:rsid w:val="002159B0"/>
    <w:rsid w:val="002170C8"/>
    <w:rsid w:val="00217456"/>
    <w:rsid w:val="00220443"/>
    <w:rsid w:val="0022215E"/>
    <w:rsid w:val="002240CB"/>
    <w:rsid w:val="00224C3B"/>
    <w:rsid w:val="00226536"/>
    <w:rsid w:val="00227428"/>
    <w:rsid w:val="002277A2"/>
    <w:rsid w:val="00231E6C"/>
    <w:rsid w:val="002326D5"/>
    <w:rsid w:val="002337A0"/>
    <w:rsid w:val="00233C00"/>
    <w:rsid w:val="00234355"/>
    <w:rsid w:val="0023633D"/>
    <w:rsid w:val="00237640"/>
    <w:rsid w:val="00240413"/>
    <w:rsid w:val="00240563"/>
    <w:rsid w:val="00241A34"/>
    <w:rsid w:val="00241EFA"/>
    <w:rsid w:val="0024349E"/>
    <w:rsid w:val="0024353C"/>
    <w:rsid w:val="00243D9C"/>
    <w:rsid w:val="0024414F"/>
    <w:rsid w:val="00247353"/>
    <w:rsid w:val="00250EAB"/>
    <w:rsid w:val="00251695"/>
    <w:rsid w:val="00252A8E"/>
    <w:rsid w:val="00255665"/>
    <w:rsid w:val="002559EF"/>
    <w:rsid w:val="0025667C"/>
    <w:rsid w:val="002567B2"/>
    <w:rsid w:val="0025784C"/>
    <w:rsid w:val="00257C7E"/>
    <w:rsid w:val="002608A2"/>
    <w:rsid w:val="002626E4"/>
    <w:rsid w:val="002628C3"/>
    <w:rsid w:val="002638C6"/>
    <w:rsid w:val="0026421E"/>
    <w:rsid w:val="00264B10"/>
    <w:rsid w:val="00265D2C"/>
    <w:rsid w:val="00265F90"/>
    <w:rsid w:val="00267843"/>
    <w:rsid w:val="00267B4A"/>
    <w:rsid w:val="002719E8"/>
    <w:rsid w:val="0027334C"/>
    <w:rsid w:val="002739B9"/>
    <w:rsid w:val="00274BBB"/>
    <w:rsid w:val="002755DD"/>
    <w:rsid w:val="002758CA"/>
    <w:rsid w:val="002759FB"/>
    <w:rsid w:val="00276D9D"/>
    <w:rsid w:val="002772D4"/>
    <w:rsid w:val="002800F9"/>
    <w:rsid w:val="0028189D"/>
    <w:rsid w:val="00281AAD"/>
    <w:rsid w:val="00281ACD"/>
    <w:rsid w:val="00282F44"/>
    <w:rsid w:val="002838AE"/>
    <w:rsid w:val="002842F5"/>
    <w:rsid w:val="00284C7D"/>
    <w:rsid w:val="00285BFE"/>
    <w:rsid w:val="00285EAE"/>
    <w:rsid w:val="00286159"/>
    <w:rsid w:val="0028737F"/>
    <w:rsid w:val="00292DC0"/>
    <w:rsid w:val="00293162"/>
    <w:rsid w:val="00293EFD"/>
    <w:rsid w:val="00294FB2"/>
    <w:rsid w:val="00295964"/>
    <w:rsid w:val="00297209"/>
    <w:rsid w:val="0029788C"/>
    <w:rsid w:val="002A0DB9"/>
    <w:rsid w:val="002A234A"/>
    <w:rsid w:val="002A257E"/>
    <w:rsid w:val="002A414B"/>
    <w:rsid w:val="002A559B"/>
    <w:rsid w:val="002A5DE7"/>
    <w:rsid w:val="002B06D3"/>
    <w:rsid w:val="002B0F0B"/>
    <w:rsid w:val="002B1036"/>
    <w:rsid w:val="002B196E"/>
    <w:rsid w:val="002B1D36"/>
    <w:rsid w:val="002B2666"/>
    <w:rsid w:val="002B6986"/>
    <w:rsid w:val="002B6D77"/>
    <w:rsid w:val="002B797D"/>
    <w:rsid w:val="002C08DA"/>
    <w:rsid w:val="002C2139"/>
    <w:rsid w:val="002C240F"/>
    <w:rsid w:val="002C35DB"/>
    <w:rsid w:val="002C375C"/>
    <w:rsid w:val="002C60CE"/>
    <w:rsid w:val="002C6265"/>
    <w:rsid w:val="002D0795"/>
    <w:rsid w:val="002D1B46"/>
    <w:rsid w:val="002D276B"/>
    <w:rsid w:val="002D276E"/>
    <w:rsid w:val="002D3320"/>
    <w:rsid w:val="002D33A2"/>
    <w:rsid w:val="002D34AD"/>
    <w:rsid w:val="002D3B5A"/>
    <w:rsid w:val="002D3F37"/>
    <w:rsid w:val="002D4AFE"/>
    <w:rsid w:val="002D6046"/>
    <w:rsid w:val="002D68F8"/>
    <w:rsid w:val="002D79A7"/>
    <w:rsid w:val="002D7BFD"/>
    <w:rsid w:val="002E0B28"/>
    <w:rsid w:val="002E19DD"/>
    <w:rsid w:val="002E2590"/>
    <w:rsid w:val="002E2F4D"/>
    <w:rsid w:val="002E430C"/>
    <w:rsid w:val="002E4A86"/>
    <w:rsid w:val="002E4D59"/>
    <w:rsid w:val="002F2A95"/>
    <w:rsid w:val="002F2D58"/>
    <w:rsid w:val="002F2ECE"/>
    <w:rsid w:val="002F429E"/>
    <w:rsid w:val="002F5041"/>
    <w:rsid w:val="002F7E2F"/>
    <w:rsid w:val="00300A5B"/>
    <w:rsid w:val="0030135D"/>
    <w:rsid w:val="00302955"/>
    <w:rsid w:val="00302AAF"/>
    <w:rsid w:val="0030325D"/>
    <w:rsid w:val="00304A00"/>
    <w:rsid w:val="00305ACC"/>
    <w:rsid w:val="00306049"/>
    <w:rsid w:val="00306052"/>
    <w:rsid w:val="003069E4"/>
    <w:rsid w:val="00306FC0"/>
    <w:rsid w:val="00306FFF"/>
    <w:rsid w:val="0030768A"/>
    <w:rsid w:val="00307E36"/>
    <w:rsid w:val="00310FDB"/>
    <w:rsid w:val="003112F4"/>
    <w:rsid w:val="003117DA"/>
    <w:rsid w:val="0031280B"/>
    <w:rsid w:val="00312D78"/>
    <w:rsid w:val="00314364"/>
    <w:rsid w:val="00315955"/>
    <w:rsid w:val="00316EDB"/>
    <w:rsid w:val="00317915"/>
    <w:rsid w:val="00317ABE"/>
    <w:rsid w:val="00317AE1"/>
    <w:rsid w:val="00317FC1"/>
    <w:rsid w:val="00320423"/>
    <w:rsid w:val="00320812"/>
    <w:rsid w:val="00324384"/>
    <w:rsid w:val="00324716"/>
    <w:rsid w:val="00324BE1"/>
    <w:rsid w:val="00325503"/>
    <w:rsid w:val="003260D6"/>
    <w:rsid w:val="0032611D"/>
    <w:rsid w:val="00326380"/>
    <w:rsid w:val="00326F37"/>
    <w:rsid w:val="0032761E"/>
    <w:rsid w:val="00330AFE"/>
    <w:rsid w:val="00330B90"/>
    <w:rsid w:val="00331B0B"/>
    <w:rsid w:val="00332757"/>
    <w:rsid w:val="00332CAB"/>
    <w:rsid w:val="0033524F"/>
    <w:rsid w:val="00335641"/>
    <w:rsid w:val="00335A8C"/>
    <w:rsid w:val="00336B96"/>
    <w:rsid w:val="00336CCD"/>
    <w:rsid w:val="00336E07"/>
    <w:rsid w:val="00336E13"/>
    <w:rsid w:val="0034074C"/>
    <w:rsid w:val="00340F69"/>
    <w:rsid w:val="00341719"/>
    <w:rsid w:val="00341E79"/>
    <w:rsid w:val="00341F32"/>
    <w:rsid w:val="0034277C"/>
    <w:rsid w:val="00342841"/>
    <w:rsid w:val="00342CD5"/>
    <w:rsid w:val="0034332A"/>
    <w:rsid w:val="003444C2"/>
    <w:rsid w:val="003447D6"/>
    <w:rsid w:val="0034571B"/>
    <w:rsid w:val="00346054"/>
    <w:rsid w:val="003502C2"/>
    <w:rsid w:val="00350A58"/>
    <w:rsid w:val="00351562"/>
    <w:rsid w:val="00351B44"/>
    <w:rsid w:val="00353483"/>
    <w:rsid w:val="00354114"/>
    <w:rsid w:val="003545A8"/>
    <w:rsid w:val="003557CA"/>
    <w:rsid w:val="003565EF"/>
    <w:rsid w:val="00357140"/>
    <w:rsid w:val="003574AA"/>
    <w:rsid w:val="003620A6"/>
    <w:rsid w:val="003625B2"/>
    <w:rsid w:val="00362C71"/>
    <w:rsid w:val="003634ED"/>
    <w:rsid w:val="00363615"/>
    <w:rsid w:val="00363653"/>
    <w:rsid w:val="0036505B"/>
    <w:rsid w:val="00365CD1"/>
    <w:rsid w:val="00366F9D"/>
    <w:rsid w:val="00367BF3"/>
    <w:rsid w:val="00370AD2"/>
    <w:rsid w:val="00371A46"/>
    <w:rsid w:val="00371DF2"/>
    <w:rsid w:val="0037488F"/>
    <w:rsid w:val="00374B1B"/>
    <w:rsid w:val="00375002"/>
    <w:rsid w:val="003758A8"/>
    <w:rsid w:val="00375B6D"/>
    <w:rsid w:val="00377007"/>
    <w:rsid w:val="00377584"/>
    <w:rsid w:val="00377775"/>
    <w:rsid w:val="0038039D"/>
    <w:rsid w:val="00380BF4"/>
    <w:rsid w:val="00380DE8"/>
    <w:rsid w:val="0038209F"/>
    <w:rsid w:val="003820F0"/>
    <w:rsid w:val="003821A8"/>
    <w:rsid w:val="0038424A"/>
    <w:rsid w:val="00384372"/>
    <w:rsid w:val="0038472D"/>
    <w:rsid w:val="003848F6"/>
    <w:rsid w:val="00385283"/>
    <w:rsid w:val="003854DA"/>
    <w:rsid w:val="00385909"/>
    <w:rsid w:val="0038729B"/>
    <w:rsid w:val="003877DA"/>
    <w:rsid w:val="003904F8"/>
    <w:rsid w:val="00390DAA"/>
    <w:rsid w:val="003916BD"/>
    <w:rsid w:val="00392A08"/>
    <w:rsid w:val="003930BD"/>
    <w:rsid w:val="003943C2"/>
    <w:rsid w:val="00394AE9"/>
    <w:rsid w:val="0039510B"/>
    <w:rsid w:val="003978D9"/>
    <w:rsid w:val="003A0922"/>
    <w:rsid w:val="003A09EF"/>
    <w:rsid w:val="003A2BD4"/>
    <w:rsid w:val="003A2FF7"/>
    <w:rsid w:val="003A3491"/>
    <w:rsid w:val="003A3805"/>
    <w:rsid w:val="003A3BBC"/>
    <w:rsid w:val="003A3BC4"/>
    <w:rsid w:val="003A3C96"/>
    <w:rsid w:val="003A502C"/>
    <w:rsid w:val="003A529A"/>
    <w:rsid w:val="003A685A"/>
    <w:rsid w:val="003A6F50"/>
    <w:rsid w:val="003A7166"/>
    <w:rsid w:val="003A739B"/>
    <w:rsid w:val="003A7DDC"/>
    <w:rsid w:val="003A7EC0"/>
    <w:rsid w:val="003B099A"/>
    <w:rsid w:val="003B0A52"/>
    <w:rsid w:val="003B0ABD"/>
    <w:rsid w:val="003B0E9F"/>
    <w:rsid w:val="003B4F07"/>
    <w:rsid w:val="003B765A"/>
    <w:rsid w:val="003B7861"/>
    <w:rsid w:val="003B78B8"/>
    <w:rsid w:val="003C0079"/>
    <w:rsid w:val="003C05D7"/>
    <w:rsid w:val="003C0978"/>
    <w:rsid w:val="003C21D3"/>
    <w:rsid w:val="003C25A1"/>
    <w:rsid w:val="003C2A77"/>
    <w:rsid w:val="003C4CD3"/>
    <w:rsid w:val="003C7607"/>
    <w:rsid w:val="003C783C"/>
    <w:rsid w:val="003C7B11"/>
    <w:rsid w:val="003D10E9"/>
    <w:rsid w:val="003D2ECB"/>
    <w:rsid w:val="003D4387"/>
    <w:rsid w:val="003D4F6F"/>
    <w:rsid w:val="003D571B"/>
    <w:rsid w:val="003D5FB8"/>
    <w:rsid w:val="003D6448"/>
    <w:rsid w:val="003D6469"/>
    <w:rsid w:val="003D6B5D"/>
    <w:rsid w:val="003D6CDC"/>
    <w:rsid w:val="003D6E53"/>
    <w:rsid w:val="003D75C5"/>
    <w:rsid w:val="003D75FA"/>
    <w:rsid w:val="003D7D65"/>
    <w:rsid w:val="003E1D5B"/>
    <w:rsid w:val="003E2800"/>
    <w:rsid w:val="003E2ED1"/>
    <w:rsid w:val="003E4036"/>
    <w:rsid w:val="003E4584"/>
    <w:rsid w:val="003E5A75"/>
    <w:rsid w:val="003E627C"/>
    <w:rsid w:val="003E6829"/>
    <w:rsid w:val="003E7BFB"/>
    <w:rsid w:val="003F029A"/>
    <w:rsid w:val="003F3B75"/>
    <w:rsid w:val="003F3D15"/>
    <w:rsid w:val="003F4537"/>
    <w:rsid w:val="003F4E68"/>
    <w:rsid w:val="003F6F77"/>
    <w:rsid w:val="0040188D"/>
    <w:rsid w:val="00401C3E"/>
    <w:rsid w:val="004021CA"/>
    <w:rsid w:val="0040354F"/>
    <w:rsid w:val="0040517A"/>
    <w:rsid w:val="00405EA9"/>
    <w:rsid w:val="004065CC"/>
    <w:rsid w:val="00406A36"/>
    <w:rsid w:val="00406DA7"/>
    <w:rsid w:val="004071A3"/>
    <w:rsid w:val="00407FF3"/>
    <w:rsid w:val="004115BC"/>
    <w:rsid w:val="00412A40"/>
    <w:rsid w:val="00413079"/>
    <w:rsid w:val="00413DEB"/>
    <w:rsid w:val="004143AD"/>
    <w:rsid w:val="00414ED4"/>
    <w:rsid w:val="00416664"/>
    <w:rsid w:val="00416ADE"/>
    <w:rsid w:val="00416D04"/>
    <w:rsid w:val="0041743F"/>
    <w:rsid w:val="0041792E"/>
    <w:rsid w:val="00420352"/>
    <w:rsid w:val="0042102A"/>
    <w:rsid w:val="00421F92"/>
    <w:rsid w:val="0042243E"/>
    <w:rsid w:val="00424D8E"/>
    <w:rsid w:val="004255DD"/>
    <w:rsid w:val="00425E5E"/>
    <w:rsid w:val="00427045"/>
    <w:rsid w:val="00427DFC"/>
    <w:rsid w:val="00431F7C"/>
    <w:rsid w:val="00433D93"/>
    <w:rsid w:val="00433FC7"/>
    <w:rsid w:val="00435046"/>
    <w:rsid w:val="004357A5"/>
    <w:rsid w:val="00435860"/>
    <w:rsid w:val="0043655E"/>
    <w:rsid w:val="00440854"/>
    <w:rsid w:val="004442E0"/>
    <w:rsid w:val="0044465A"/>
    <w:rsid w:val="004448B3"/>
    <w:rsid w:val="004467F2"/>
    <w:rsid w:val="00446E4D"/>
    <w:rsid w:val="00447B57"/>
    <w:rsid w:val="00449769"/>
    <w:rsid w:val="0045029E"/>
    <w:rsid w:val="00450605"/>
    <w:rsid w:val="00450626"/>
    <w:rsid w:val="00451382"/>
    <w:rsid w:val="004520BD"/>
    <w:rsid w:val="0045362B"/>
    <w:rsid w:val="004545EF"/>
    <w:rsid w:val="00455024"/>
    <w:rsid w:val="00455092"/>
    <w:rsid w:val="00455304"/>
    <w:rsid w:val="004558EE"/>
    <w:rsid w:val="00457589"/>
    <w:rsid w:val="00457B95"/>
    <w:rsid w:val="00460600"/>
    <w:rsid w:val="00460872"/>
    <w:rsid w:val="00460E3B"/>
    <w:rsid w:val="00461F19"/>
    <w:rsid w:val="00462FC4"/>
    <w:rsid w:val="004637CA"/>
    <w:rsid w:val="00463A1C"/>
    <w:rsid w:val="00464424"/>
    <w:rsid w:val="004645D0"/>
    <w:rsid w:val="00465D38"/>
    <w:rsid w:val="0046707D"/>
    <w:rsid w:val="00467229"/>
    <w:rsid w:val="004731AF"/>
    <w:rsid w:val="00473C49"/>
    <w:rsid w:val="00474FD4"/>
    <w:rsid w:val="00475E8F"/>
    <w:rsid w:val="004760AE"/>
    <w:rsid w:val="00476817"/>
    <w:rsid w:val="00476D93"/>
    <w:rsid w:val="004775D2"/>
    <w:rsid w:val="00477B61"/>
    <w:rsid w:val="0048020A"/>
    <w:rsid w:val="004809C1"/>
    <w:rsid w:val="00481625"/>
    <w:rsid w:val="004816A8"/>
    <w:rsid w:val="00482DB3"/>
    <w:rsid w:val="00485C81"/>
    <w:rsid w:val="00485EC6"/>
    <w:rsid w:val="00487A8D"/>
    <w:rsid w:val="00491AFE"/>
    <w:rsid w:val="0049398A"/>
    <w:rsid w:val="004948BD"/>
    <w:rsid w:val="004962FF"/>
    <w:rsid w:val="00496EC4"/>
    <w:rsid w:val="00497036"/>
    <w:rsid w:val="004978C0"/>
    <w:rsid w:val="004A0DD7"/>
    <w:rsid w:val="004A0FF2"/>
    <w:rsid w:val="004A17A5"/>
    <w:rsid w:val="004A1B0D"/>
    <w:rsid w:val="004A41FF"/>
    <w:rsid w:val="004A485E"/>
    <w:rsid w:val="004A4A77"/>
    <w:rsid w:val="004B2B60"/>
    <w:rsid w:val="004B44E5"/>
    <w:rsid w:val="004B664C"/>
    <w:rsid w:val="004B7679"/>
    <w:rsid w:val="004C09CF"/>
    <w:rsid w:val="004C1CC9"/>
    <w:rsid w:val="004C1CFC"/>
    <w:rsid w:val="004C43AA"/>
    <w:rsid w:val="004C4C2A"/>
    <w:rsid w:val="004C6456"/>
    <w:rsid w:val="004C64C7"/>
    <w:rsid w:val="004C686B"/>
    <w:rsid w:val="004C7B12"/>
    <w:rsid w:val="004D0395"/>
    <w:rsid w:val="004D1B59"/>
    <w:rsid w:val="004D24A7"/>
    <w:rsid w:val="004D375D"/>
    <w:rsid w:val="004D494C"/>
    <w:rsid w:val="004D518A"/>
    <w:rsid w:val="004D551D"/>
    <w:rsid w:val="004E129A"/>
    <w:rsid w:val="004E2905"/>
    <w:rsid w:val="004E3037"/>
    <w:rsid w:val="004E4125"/>
    <w:rsid w:val="004E4B5A"/>
    <w:rsid w:val="004E4EEC"/>
    <w:rsid w:val="004E4F52"/>
    <w:rsid w:val="004E5968"/>
    <w:rsid w:val="004E5E43"/>
    <w:rsid w:val="004E6B2C"/>
    <w:rsid w:val="004F128F"/>
    <w:rsid w:val="004F16AD"/>
    <w:rsid w:val="004F1997"/>
    <w:rsid w:val="004F19C4"/>
    <w:rsid w:val="004F23FC"/>
    <w:rsid w:val="004F46D4"/>
    <w:rsid w:val="004F4CFB"/>
    <w:rsid w:val="004F63D1"/>
    <w:rsid w:val="00501375"/>
    <w:rsid w:val="0050192F"/>
    <w:rsid w:val="00502968"/>
    <w:rsid w:val="00502C98"/>
    <w:rsid w:val="00503C6C"/>
    <w:rsid w:val="00505295"/>
    <w:rsid w:val="00505D19"/>
    <w:rsid w:val="00506098"/>
    <w:rsid w:val="0050686D"/>
    <w:rsid w:val="00506A14"/>
    <w:rsid w:val="00506DC0"/>
    <w:rsid w:val="00507211"/>
    <w:rsid w:val="00510E38"/>
    <w:rsid w:val="005114A7"/>
    <w:rsid w:val="005116DD"/>
    <w:rsid w:val="005142DB"/>
    <w:rsid w:val="00515054"/>
    <w:rsid w:val="005154DE"/>
    <w:rsid w:val="005158B2"/>
    <w:rsid w:val="00515C44"/>
    <w:rsid w:val="00515CB3"/>
    <w:rsid w:val="0051612F"/>
    <w:rsid w:val="005168D0"/>
    <w:rsid w:val="005215BD"/>
    <w:rsid w:val="005219EF"/>
    <w:rsid w:val="00521D5F"/>
    <w:rsid w:val="00521E99"/>
    <w:rsid w:val="005239C9"/>
    <w:rsid w:val="00524566"/>
    <w:rsid w:val="0052655B"/>
    <w:rsid w:val="00526823"/>
    <w:rsid w:val="00533D3B"/>
    <w:rsid w:val="00534F22"/>
    <w:rsid w:val="00535455"/>
    <w:rsid w:val="0054052F"/>
    <w:rsid w:val="00541970"/>
    <w:rsid w:val="00541B21"/>
    <w:rsid w:val="005428B8"/>
    <w:rsid w:val="00543D49"/>
    <w:rsid w:val="00547FF7"/>
    <w:rsid w:val="00550154"/>
    <w:rsid w:val="00551B1D"/>
    <w:rsid w:val="005521D3"/>
    <w:rsid w:val="00553123"/>
    <w:rsid w:val="00553CE7"/>
    <w:rsid w:val="00554F97"/>
    <w:rsid w:val="005555F8"/>
    <w:rsid w:val="00556E36"/>
    <w:rsid w:val="00557DF7"/>
    <w:rsid w:val="005610E9"/>
    <w:rsid w:val="0056143E"/>
    <w:rsid w:val="00561821"/>
    <w:rsid w:val="00563C27"/>
    <w:rsid w:val="00564496"/>
    <w:rsid w:val="0056523F"/>
    <w:rsid w:val="005710ED"/>
    <w:rsid w:val="00571A88"/>
    <w:rsid w:val="00572063"/>
    <w:rsid w:val="005737A9"/>
    <w:rsid w:val="00573D04"/>
    <w:rsid w:val="00574B6B"/>
    <w:rsid w:val="00574D15"/>
    <w:rsid w:val="00575646"/>
    <w:rsid w:val="005766C7"/>
    <w:rsid w:val="005771D4"/>
    <w:rsid w:val="00577CA0"/>
    <w:rsid w:val="00577D1B"/>
    <w:rsid w:val="00580C3D"/>
    <w:rsid w:val="0058143B"/>
    <w:rsid w:val="00582D85"/>
    <w:rsid w:val="0058355D"/>
    <w:rsid w:val="00583886"/>
    <w:rsid w:val="005856E5"/>
    <w:rsid w:val="00586DD2"/>
    <w:rsid w:val="005878F8"/>
    <w:rsid w:val="00590758"/>
    <w:rsid w:val="00591136"/>
    <w:rsid w:val="00593943"/>
    <w:rsid w:val="00593AB8"/>
    <w:rsid w:val="00593B6D"/>
    <w:rsid w:val="005943A9"/>
    <w:rsid w:val="00595032"/>
    <w:rsid w:val="00595E34"/>
    <w:rsid w:val="00597A80"/>
    <w:rsid w:val="005A0B0E"/>
    <w:rsid w:val="005A12A6"/>
    <w:rsid w:val="005A27AE"/>
    <w:rsid w:val="005A28A6"/>
    <w:rsid w:val="005A3243"/>
    <w:rsid w:val="005A4153"/>
    <w:rsid w:val="005A5182"/>
    <w:rsid w:val="005A7418"/>
    <w:rsid w:val="005A76F8"/>
    <w:rsid w:val="005B03E4"/>
    <w:rsid w:val="005B0718"/>
    <w:rsid w:val="005B1593"/>
    <w:rsid w:val="005B4B56"/>
    <w:rsid w:val="005B4D3F"/>
    <w:rsid w:val="005B58F5"/>
    <w:rsid w:val="005B7E47"/>
    <w:rsid w:val="005B7EC7"/>
    <w:rsid w:val="005C0E8C"/>
    <w:rsid w:val="005C18EF"/>
    <w:rsid w:val="005C197E"/>
    <w:rsid w:val="005C2351"/>
    <w:rsid w:val="005C26B4"/>
    <w:rsid w:val="005C3D49"/>
    <w:rsid w:val="005C40D4"/>
    <w:rsid w:val="005C5E06"/>
    <w:rsid w:val="005C6120"/>
    <w:rsid w:val="005C61C7"/>
    <w:rsid w:val="005C6D1F"/>
    <w:rsid w:val="005C77CA"/>
    <w:rsid w:val="005C7E70"/>
    <w:rsid w:val="005D0595"/>
    <w:rsid w:val="005D0704"/>
    <w:rsid w:val="005D2C5A"/>
    <w:rsid w:val="005D325B"/>
    <w:rsid w:val="005D4094"/>
    <w:rsid w:val="005D637D"/>
    <w:rsid w:val="005D7AA1"/>
    <w:rsid w:val="005D7C1B"/>
    <w:rsid w:val="005E046E"/>
    <w:rsid w:val="005E5C64"/>
    <w:rsid w:val="005E67FE"/>
    <w:rsid w:val="005E69D2"/>
    <w:rsid w:val="005E7048"/>
    <w:rsid w:val="005E7985"/>
    <w:rsid w:val="005F05BE"/>
    <w:rsid w:val="005F0A1C"/>
    <w:rsid w:val="005F208B"/>
    <w:rsid w:val="005F5699"/>
    <w:rsid w:val="005F5A37"/>
    <w:rsid w:val="0060010B"/>
    <w:rsid w:val="00600A26"/>
    <w:rsid w:val="00601298"/>
    <w:rsid w:val="00601E91"/>
    <w:rsid w:val="0060211D"/>
    <w:rsid w:val="006024C7"/>
    <w:rsid w:val="006048B6"/>
    <w:rsid w:val="00604F36"/>
    <w:rsid w:val="00605111"/>
    <w:rsid w:val="00605A71"/>
    <w:rsid w:val="00605C50"/>
    <w:rsid w:val="0060630D"/>
    <w:rsid w:val="00607190"/>
    <w:rsid w:val="006074DF"/>
    <w:rsid w:val="00607710"/>
    <w:rsid w:val="00607868"/>
    <w:rsid w:val="0061088A"/>
    <w:rsid w:val="00610EA4"/>
    <w:rsid w:val="00611F7C"/>
    <w:rsid w:val="0061297D"/>
    <w:rsid w:val="006134CB"/>
    <w:rsid w:val="00613A31"/>
    <w:rsid w:val="00614B12"/>
    <w:rsid w:val="00615C26"/>
    <w:rsid w:val="00616D28"/>
    <w:rsid w:val="00617577"/>
    <w:rsid w:val="00620783"/>
    <w:rsid w:val="0062195C"/>
    <w:rsid w:val="00621C66"/>
    <w:rsid w:val="006223B5"/>
    <w:rsid w:val="0062296D"/>
    <w:rsid w:val="00622C43"/>
    <w:rsid w:val="006245C2"/>
    <w:rsid w:val="0062504F"/>
    <w:rsid w:val="0062534F"/>
    <w:rsid w:val="00625F0C"/>
    <w:rsid w:val="00626CF6"/>
    <w:rsid w:val="006274D5"/>
    <w:rsid w:val="006312AF"/>
    <w:rsid w:val="0063136B"/>
    <w:rsid w:val="00633CE1"/>
    <w:rsid w:val="00633DDB"/>
    <w:rsid w:val="0063418D"/>
    <w:rsid w:val="00634903"/>
    <w:rsid w:val="00634DB5"/>
    <w:rsid w:val="0064002C"/>
    <w:rsid w:val="0064466C"/>
    <w:rsid w:val="00645FFD"/>
    <w:rsid w:val="0064761A"/>
    <w:rsid w:val="00647B1A"/>
    <w:rsid w:val="00650796"/>
    <w:rsid w:val="006514EF"/>
    <w:rsid w:val="00651928"/>
    <w:rsid w:val="006528A5"/>
    <w:rsid w:val="00653870"/>
    <w:rsid w:val="00653A74"/>
    <w:rsid w:val="006540DC"/>
    <w:rsid w:val="00654FB7"/>
    <w:rsid w:val="006566AB"/>
    <w:rsid w:val="006568EC"/>
    <w:rsid w:val="0065717C"/>
    <w:rsid w:val="00657439"/>
    <w:rsid w:val="006611BD"/>
    <w:rsid w:val="006637C9"/>
    <w:rsid w:val="00664139"/>
    <w:rsid w:val="00666520"/>
    <w:rsid w:val="00666919"/>
    <w:rsid w:val="0066701B"/>
    <w:rsid w:val="00667634"/>
    <w:rsid w:val="0067075D"/>
    <w:rsid w:val="006728D2"/>
    <w:rsid w:val="006728E9"/>
    <w:rsid w:val="0067335F"/>
    <w:rsid w:val="00674450"/>
    <w:rsid w:val="00674731"/>
    <w:rsid w:val="006749A1"/>
    <w:rsid w:val="006757E6"/>
    <w:rsid w:val="00675A69"/>
    <w:rsid w:val="00675F64"/>
    <w:rsid w:val="00676933"/>
    <w:rsid w:val="00676B13"/>
    <w:rsid w:val="0068207F"/>
    <w:rsid w:val="00682305"/>
    <w:rsid w:val="00684AC4"/>
    <w:rsid w:val="00685B15"/>
    <w:rsid w:val="0068691C"/>
    <w:rsid w:val="0069099F"/>
    <w:rsid w:val="00690C3E"/>
    <w:rsid w:val="00691675"/>
    <w:rsid w:val="00691996"/>
    <w:rsid w:val="00692BF3"/>
    <w:rsid w:val="00692E9A"/>
    <w:rsid w:val="006934F4"/>
    <w:rsid w:val="00693F8E"/>
    <w:rsid w:val="0069552F"/>
    <w:rsid w:val="00696CCC"/>
    <w:rsid w:val="00697880"/>
    <w:rsid w:val="00697D4F"/>
    <w:rsid w:val="006A03AF"/>
    <w:rsid w:val="006A060C"/>
    <w:rsid w:val="006A325B"/>
    <w:rsid w:val="006A576B"/>
    <w:rsid w:val="006A6EEC"/>
    <w:rsid w:val="006A7F88"/>
    <w:rsid w:val="006B0C00"/>
    <w:rsid w:val="006B1432"/>
    <w:rsid w:val="006B190D"/>
    <w:rsid w:val="006B2441"/>
    <w:rsid w:val="006B356C"/>
    <w:rsid w:val="006B4D47"/>
    <w:rsid w:val="006B5F4B"/>
    <w:rsid w:val="006B613F"/>
    <w:rsid w:val="006B6250"/>
    <w:rsid w:val="006B6DC4"/>
    <w:rsid w:val="006B7F4E"/>
    <w:rsid w:val="006C0A82"/>
    <w:rsid w:val="006C219F"/>
    <w:rsid w:val="006C2213"/>
    <w:rsid w:val="006C335D"/>
    <w:rsid w:val="006C37C8"/>
    <w:rsid w:val="006C3C99"/>
    <w:rsid w:val="006C5CF1"/>
    <w:rsid w:val="006C6D74"/>
    <w:rsid w:val="006D0E1F"/>
    <w:rsid w:val="006D1143"/>
    <w:rsid w:val="006D1725"/>
    <w:rsid w:val="006D2814"/>
    <w:rsid w:val="006D314B"/>
    <w:rsid w:val="006D6C54"/>
    <w:rsid w:val="006D6FE5"/>
    <w:rsid w:val="006E1163"/>
    <w:rsid w:val="006E1D46"/>
    <w:rsid w:val="006E38D9"/>
    <w:rsid w:val="006E4581"/>
    <w:rsid w:val="006E500F"/>
    <w:rsid w:val="006E5835"/>
    <w:rsid w:val="006E5B73"/>
    <w:rsid w:val="006E5D89"/>
    <w:rsid w:val="006F085C"/>
    <w:rsid w:val="006F0DA8"/>
    <w:rsid w:val="006F1477"/>
    <w:rsid w:val="006F366C"/>
    <w:rsid w:val="006F47E4"/>
    <w:rsid w:val="006F50AC"/>
    <w:rsid w:val="006F5DEB"/>
    <w:rsid w:val="006F6D36"/>
    <w:rsid w:val="006F7028"/>
    <w:rsid w:val="006F73F3"/>
    <w:rsid w:val="006F778F"/>
    <w:rsid w:val="0070092B"/>
    <w:rsid w:val="00700930"/>
    <w:rsid w:val="00701D03"/>
    <w:rsid w:val="0070211D"/>
    <w:rsid w:val="007024A8"/>
    <w:rsid w:val="007041EB"/>
    <w:rsid w:val="0070449C"/>
    <w:rsid w:val="007047BA"/>
    <w:rsid w:val="00704E22"/>
    <w:rsid w:val="007050C7"/>
    <w:rsid w:val="00706443"/>
    <w:rsid w:val="00707584"/>
    <w:rsid w:val="007109A3"/>
    <w:rsid w:val="00710BD4"/>
    <w:rsid w:val="00711022"/>
    <w:rsid w:val="0071121C"/>
    <w:rsid w:val="007134D2"/>
    <w:rsid w:val="007145EB"/>
    <w:rsid w:val="00714C55"/>
    <w:rsid w:val="007153AD"/>
    <w:rsid w:val="0071582E"/>
    <w:rsid w:val="00715F1C"/>
    <w:rsid w:val="007160AF"/>
    <w:rsid w:val="00716832"/>
    <w:rsid w:val="0071781C"/>
    <w:rsid w:val="007178F4"/>
    <w:rsid w:val="00717995"/>
    <w:rsid w:val="007179DF"/>
    <w:rsid w:val="0072039F"/>
    <w:rsid w:val="007218AF"/>
    <w:rsid w:val="0072199B"/>
    <w:rsid w:val="0072247D"/>
    <w:rsid w:val="00722A43"/>
    <w:rsid w:val="007239EB"/>
    <w:rsid w:val="007255FA"/>
    <w:rsid w:val="007268FA"/>
    <w:rsid w:val="00727E38"/>
    <w:rsid w:val="00730168"/>
    <w:rsid w:val="00730851"/>
    <w:rsid w:val="0073118F"/>
    <w:rsid w:val="007318A7"/>
    <w:rsid w:val="007331F6"/>
    <w:rsid w:val="00733CEB"/>
    <w:rsid w:val="00734BBB"/>
    <w:rsid w:val="00737C4B"/>
    <w:rsid w:val="0074275B"/>
    <w:rsid w:val="00743EDA"/>
    <w:rsid w:val="0074450A"/>
    <w:rsid w:val="0074535E"/>
    <w:rsid w:val="0074552C"/>
    <w:rsid w:val="00745E09"/>
    <w:rsid w:val="0075224D"/>
    <w:rsid w:val="00752860"/>
    <w:rsid w:val="00752DBF"/>
    <w:rsid w:val="00754B9E"/>
    <w:rsid w:val="00755177"/>
    <w:rsid w:val="00756EA0"/>
    <w:rsid w:val="00757291"/>
    <w:rsid w:val="00760FF1"/>
    <w:rsid w:val="00761F83"/>
    <w:rsid w:val="0076214D"/>
    <w:rsid w:val="00762A6F"/>
    <w:rsid w:val="00766498"/>
    <w:rsid w:val="00766D98"/>
    <w:rsid w:val="00767191"/>
    <w:rsid w:val="00767E8C"/>
    <w:rsid w:val="00772C7B"/>
    <w:rsid w:val="00773930"/>
    <w:rsid w:val="0077583C"/>
    <w:rsid w:val="007763A3"/>
    <w:rsid w:val="00777ABB"/>
    <w:rsid w:val="00777CA2"/>
    <w:rsid w:val="00777CAD"/>
    <w:rsid w:val="007805D1"/>
    <w:rsid w:val="0078204D"/>
    <w:rsid w:val="007843E1"/>
    <w:rsid w:val="00785BDA"/>
    <w:rsid w:val="0078789A"/>
    <w:rsid w:val="00790209"/>
    <w:rsid w:val="00790905"/>
    <w:rsid w:val="00790CCB"/>
    <w:rsid w:val="00791D3A"/>
    <w:rsid w:val="00792133"/>
    <w:rsid w:val="007922EC"/>
    <w:rsid w:val="00792BF5"/>
    <w:rsid w:val="007938F1"/>
    <w:rsid w:val="007950E2"/>
    <w:rsid w:val="007967B2"/>
    <w:rsid w:val="007A02E3"/>
    <w:rsid w:val="007A0C0A"/>
    <w:rsid w:val="007A359B"/>
    <w:rsid w:val="007A485C"/>
    <w:rsid w:val="007A5A50"/>
    <w:rsid w:val="007A5FED"/>
    <w:rsid w:val="007B007E"/>
    <w:rsid w:val="007B0754"/>
    <w:rsid w:val="007B153B"/>
    <w:rsid w:val="007B16BA"/>
    <w:rsid w:val="007B2413"/>
    <w:rsid w:val="007B2934"/>
    <w:rsid w:val="007B4613"/>
    <w:rsid w:val="007B46C4"/>
    <w:rsid w:val="007B5DDB"/>
    <w:rsid w:val="007C01BF"/>
    <w:rsid w:val="007C08D8"/>
    <w:rsid w:val="007C0E90"/>
    <w:rsid w:val="007C1B0A"/>
    <w:rsid w:val="007C2B08"/>
    <w:rsid w:val="007C2FB7"/>
    <w:rsid w:val="007C555B"/>
    <w:rsid w:val="007C574E"/>
    <w:rsid w:val="007C577D"/>
    <w:rsid w:val="007C68BF"/>
    <w:rsid w:val="007C6C57"/>
    <w:rsid w:val="007C6C5B"/>
    <w:rsid w:val="007C7FB0"/>
    <w:rsid w:val="007D0157"/>
    <w:rsid w:val="007D2417"/>
    <w:rsid w:val="007D2657"/>
    <w:rsid w:val="007D3595"/>
    <w:rsid w:val="007D3B1D"/>
    <w:rsid w:val="007D4767"/>
    <w:rsid w:val="007D4F57"/>
    <w:rsid w:val="007D56CF"/>
    <w:rsid w:val="007D62FB"/>
    <w:rsid w:val="007D7665"/>
    <w:rsid w:val="007E05A5"/>
    <w:rsid w:val="007E0F66"/>
    <w:rsid w:val="007E1664"/>
    <w:rsid w:val="007E16AC"/>
    <w:rsid w:val="007E344B"/>
    <w:rsid w:val="007E3C1E"/>
    <w:rsid w:val="007E47D4"/>
    <w:rsid w:val="007E4854"/>
    <w:rsid w:val="007E54E5"/>
    <w:rsid w:val="007E5864"/>
    <w:rsid w:val="007E59A4"/>
    <w:rsid w:val="007E5D11"/>
    <w:rsid w:val="007E5F85"/>
    <w:rsid w:val="007E6F55"/>
    <w:rsid w:val="007F1F9F"/>
    <w:rsid w:val="007F7AF9"/>
    <w:rsid w:val="00803931"/>
    <w:rsid w:val="00804364"/>
    <w:rsid w:val="00804618"/>
    <w:rsid w:val="0080499F"/>
    <w:rsid w:val="00805624"/>
    <w:rsid w:val="008059CB"/>
    <w:rsid w:val="008079D5"/>
    <w:rsid w:val="00807DFC"/>
    <w:rsid w:val="008116D7"/>
    <w:rsid w:val="00811D3D"/>
    <w:rsid w:val="00812773"/>
    <w:rsid w:val="00812BAA"/>
    <w:rsid w:val="00812D70"/>
    <w:rsid w:val="00813EBE"/>
    <w:rsid w:val="00815200"/>
    <w:rsid w:val="008158E1"/>
    <w:rsid w:val="00815FC5"/>
    <w:rsid w:val="0081601F"/>
    <w:rsid w:val="0082374C"/>
    <w:rsid w:val="0083064D"/>
    <w:rsid w:val="008309D3"/>
    <w:rsid w:val="00832612"/>
    <w:rsid w:val="00833091"/>
    <w:rsid w:val="00833D29"/>
    <w:rsid w:val="00834344"/>
    <w:rsid w:val="00834C53"/>
    <w:rsid w:val="008366EE"/>
    <w:rsid w:val="00836DA0"/>
    <w:rsid w:val="00837D72"/>
    <w:rsid w:val="00840ACC"/>
    <w:rsid w:val="00840F06"/>
    <w:rsid w:val="008417FF"/>
    <w:rsid w:val="00841FB9"/>
    <w:rsid w:val="0084473B"/>
    <w:rsid w:val="0084510F"/>
    <w:rsid w:val="008453E2"/>
    <w:rsid w:val="00845CC9"/>
    <w:rsid w:val="008471EA"/>
    <w:rsid w:val="00847880"/>
    <w:rsid w:val="00847A5D"/>
    <w:rsid w:val="008500C7"/>
    <w:rsid w:val="0085031E"/>
    <w:rsid w:val="008504F6"/>
    <w:rsid w:val="00850FA0"/>
    <w:rsid w:val="008515DE"/>
    <w:rsid w:val="00851620"/>
    <w:rsid w:val="00852F1C"/>
    <w:rsid w:val="008530DB"/>
    <w:rsid w:val="0085399A"/>
    <w:rsid w:val="00853D76"/>
    <w:rsid w:val="008547C0"/>
    <w:rsid w:val="008566AF"/>
    <w:rsid w:val="00860DCC"/>
    <w:rsid w:val="00861B0C"/>
    <w:rsid w:val="00861EF2"/>
    <w:rsid w:val="008624D1"/>
    <w:rsid w:val="00863BDC"/>
    <w:rsid w:val="00863C25"/>
    <w:rsid w:val="00863F53"/>
    <w:rsid w:val="008645BC"/>
    <w:rsid w:val="00867FE7"/>
    <w:rsid w:val="00870B5F"/>
    <w:rsid w:val="00870BFA"/>
    <w:rsid w:val="008727AE"/>
    <w:rsid w:val="00872911"/>
    <w:rsid w:val="008738EA"/>
    <w:rsid w:val="00873D11"/>
    <w:rsid w:val="008741E6"/>
    <w:rsid w:val="0087688B"/>
    <w:rsid w:val="00876D41"/>
    <w:rsid w:val="0087701D"/>
    <w:rsid w:val="008802F5"/>
    <w:rsid w:val="008805EB"/>
    <w:rsid w:val="008806DA"/>
    <w:rsid w:val="00880870"/>
    <w:rsid w:val="00882A6D"/>
    <w:rsid w:val="008839BC"/>
    <w:rsid w:val="00883E1D"/>
    <w:rsid w:val="00883ED3"/>
    <w:rsid w:val="00884F6B"/>
    <w:rsid w:val="00887E95"/>
    <w:rsid w:val="00890409"/>
    <w:rsid w:val="00890E49"/>
    <w:rsid w:val="0089112D"/>
    <w:rsid w:val="0089166B"/>
    <w:rsid w:val="00892023"/>
    <w:rsid w:val="0089220E"/>
    <w:rsid w:val="008941AF"/>
    <w:rsid w:val="00894D02"/>
    <w:rsid w:val="00894FFE"/>
    <w:rsid w:val="00895D4B"/>
    <w:rsid w:val="00896466"/>
    <w:rsid w:val="008972C7"/>
    <w:rsid w:val="008979AF"/>
    <w:rsid w:val="00897CF7"/>
    <w:rsid w:val="008A03B0"/>
    <w:rsid w:val="008A1154"/>
    <w:rsid w:val="008A12AF"/>
    <w:rsid w:val="008A1F10"/>
    <w:rsid w:val="008A27C8"/>
    <w:rsid w:val="008A3F96"/>
    <w:rsid w:val="008A4984"/>
    <w:rsid w:val="008A521E"/>
    <w:rsid w:val="008A6723"/>
    <w:rsid w:val="008A6AA0"/>
    <w:rsid w:val="008A6E7F"/>
    <w:rsid w:val="008B03C3"/>
    <w:rsid w:val="008B0EAD"/>
    <w:rsid w:val="008B1387"/>
    <w:rsid w:val="008B313F"/>
    <w:rsid w:val="008B4C3C"/>
    <w:rsid w:val="008B57EA"/>
    <w:rsid w:val="008B5D94"/>
    <w:rsid w:val="008B6CA9"/>
    <w:rsid w:val="008C015E"/>
    <w:rsid w:val="008C1838"/>
    <w:rsid w:val="008C3EF8"/>
    <w:rsid w:val="008C51CA"/>
    <w:rsid w:val="008C5F92"/>
    <w:rsid w:val="008D59E6"/>
    <w:rsid w:val="008D684C"/>
    <w:rsid w:val="008D705F"/>
    <w:rsid w:val="008D7667"/>
    <w:rsid w:val="008D7807"/>
    <w:rsid w:val="008E0DAA"/>
    <w:rsid w:val="008E1E4A"/>
    <w:rsid w:val="008E359F"/>
    <w:rsid w:val="008E39E1"/>
    <w:rsid w:val="008E4791"/>
    <w:rsid w:val="008E5276"/>
    <w:rsid w:val="008E6250"/>
    <w:rsid w:val="008E6508"/>
    <w:rsid w:val="008E6D10"/>
    <w:rsid w:val="008F13DB"/>
    <w:rsid w:val="008F1435"/>
    <w:rsid w:val="008F1915"/>
    <w:rsid w:val="008F49DA"/>
    <w:rsid w:val="008F5056"/>
    <w:rsid w:val="008F62CE"/>
    <w:rsid w:val="008F6337"/>
    <w:rsid w:val="008F647D"/>
    <w:rsid w:val="008F6EA2"/>
    <w:rsid w:val="008F7982"/>
    <w:rsid w:val="009001DD"/>
    <w:rsid w:val="009036A5"/>
    <w:rsid w:val="00903793"/>
    <w:rsid w:val="00903FA0"/>
    <w:rsid w:val="009043A2"/>
    <w:rsid w:val="009058B9"/>
    <w:rsid w:val="009070C8"/>
    <w:rsid w:val="00907816"/>
    <w:rsid w:val="00907911"/>
    <w:rsid w:val="00910D4E"/>
    <w:rsid w:val="00911EC3"/>
    <w:rsid w:val="0091230F"/>
    <w:rsid w:val="00912525"/>
    <w:rsid w:val="00912642"/>
    <w:rsid w:val="009130A8"/>
    <w:rsid w:val="00913532"/>
    <w:rsid w:val="00916354"/>
    <w:rsid w:val="009164F1"/>
    <w:rsid w:val="00916509"/>
    <w:rsid w:val="0091745E"/>
    <w:rsid w:val="00921D87"/>
    <w:rsid w:val="009237CA"/>
    <w:rsid w:val="00923B04"/>
    <w:rsid w:val="00925803"/>
    <w:rsid w:val="00931B8B"/>
    <w:rsid w:val="00931E93"/>
    <w:rsid w:val="00933069"/>
    <w:rsid w:val="00933D1F"/>
    <w:rsid w:val="009433DA"/>
    <w:rsid w:val="0094357F"/>
    <w:rsid w:val="009440A1"/>
    <w:rsid w:val="00944F46"/>
    <w:rsid w:val="009458CE"/>
    <w:rsid w:val="00947235"/>
    <w:rsid w:val="0094795B"/>
    <w:rsid w:val="00947AD0"/>
    <w:rsid w:val="00951F9B"/>
    <w:rsid w:val="00953C13"/>
    <w:rsid w:val="009541EB"/>
    <w:rsid w:val="00954579"/>
    <w:rsid w:val="00954A95"/>
    <w:rsid w:val="00954E87"/>
    <w:rsid w:val="00954FE8"/>
    <w:rsid w:val="009552F6"/>
    <w:rsid w:val="009560F0"/>
    <w:rsid w:val="009563D1"/>
    <w:rsid w:val="00957A49"/>
    <w:rsid w:val="00960326"/>
    <w:rsid w:val="0096128A"/>
    <w:rsid w:val="00962F83"/>
    <w:rsid w:val="00963D20"/>
    <w:rsid w:val="00964556"/>
    <w:rsid w:val="009655BD"/>
    <w:rsid w:val="00965BA8"/>
    <w:rsid w:val="00965DD9"/>
    <w:rsid w:val="00967191"/>
    <w:rsid w:val="00967D2F"/>
    <w:rsid w:val="009722E2"/>
    <w:rsid w:val="00972602"/>
    <w:rsid w:val="0097290A"/>
    <w:rsid w:val="00972CEE"/>
    <w:rsid w:val="0097463B"/>
    <w:rsid w:val="009748A0"/>
    <w:rsid w:val="00975B0B"/>
    <w:rsid w:val="00975C5A"/>
    <w:rsid w:val="00975EB9"/>
    <w:rsid w:val="00976FBD"/>
    <w:rsid w:val="00977F0A"/>
    <w:rsid w:val="00980648"/>
    <w:rsid w:val="009806AA"/>
    <w:rsid w:val="0098135A"/>
    <w:rsid w:val="0098152F"/>
    <w:rsid w:val="00982180"/>
    <w:rsid w:val="00982FAC"/>
    <w:rsid w:val="00982FF6"/>
    <w:rsid w:val="00983611"/>
    <w:rsid w:val="00986430"/>
    <w:rsid w:val="00986E21"/>
    <w:rsid w:val="009878D5"/>
    <w:rsid w:val="00992DFA"/>
    <w:rsid w:val="00993E7F"/>
    <w:rsid w:val="00994642"/>
    <w:rsid w:val="009963BF"/>
    <w:rsid w:val="00996BEE"/>
    <w:rsid w:val="00996C88"/>
    <w:rsid w:val="0099725E"/>
    <w:rsid w:val="00997BA7"/>
    <w:rsid w:val="009A1FE9"/>
    <w:rsid w:val="009A2110"/>
    <w:rsid w:val="009A2922"/>
    <w:rsid w:val="009A2F1D"/>
    <w:rsid w:val="009A5095"/>
    <w:rsid w:val="009A530C"/>
    <w:rsid w:val="009A6740"/>
    <w:rsid w:val="009A726F"/>
    <w:rsid w:val="009A7416"/>
    <w:rsid w:val="009B02A6"/>
    <w:rsid w:val="009B0A59"/>
    <w:rsid w:val="009B1DB6"/>
    <w:rsid w:val="009B1FD5"/>
    <w:rsid w:val="009B210F"/>
    <w:rsid w:val="009B4145"/>
    <w:rsid w:val="009B42FC"/>
    <w:rsid w:val="009B520E"/>
    <w:rsid w:val="009B585D"/>
    <w:rsid w:val="009B5B79"/>
    <w:rsid w:val="009B738F"/>
    <w:rsid w:val="009C0D8D"/>
    <w:rsid w:val="009C0E83"/>
    <w:rsid w:val="009C0ECB"/>
    <w:rsid w:val="009C1E54"/>
    <w:rsid w:val="009C1F5C"/>
    <w:rsid w:val="009C371A"/>
    <w:rsid w:val="009C423D"/>
    <w:rsid w:val="009C4806"/>
    <w:rsid w:val="009C495F"/>
    <w:rsid w:val="009C5796"/>
    <w:rsid w:val="009C609A"/>
    <w:rsid w:val="009C6331"/>
    <w:rsid w:val="009C715B"/>
    <w:rsid w:val="009D027F"/>
    <w:rsid w:val="009D16EB"/>
    <w:rsid w:val="009D18A5"/>
    <w:rsid w:val="009D20C0"/>
    <w:rsid w:val="009D2EEE"/>
    <w:rsid w:val="009D31CD"/>
    <w:rsid w:val="009D35BD"/>
    <w:rsid w:val="009D6991"/>
    <w:rsid w:val="009E1972"/>
    <w:rsid w:val="009E201F"/>
    <w:rsid w:val="009E28BE"/>
    <w:rsid w:val="009E6FA8"/>
    <w:rsid w:val="009E7C7B"/>
    <w:rsid w:val="009F0C97"/>
    <w:rsid w:val="009F3358"/>
    <w:rsid w:val="009F33B5"/>
    <w:rsid w:val="009F340B"/>
    <w:rsid w:val="009F45AC"/>
    <w:rsid w:val="009F48F0"/>
    <w:rsid w:val="009F5484"/>
    <w:rsid w:val="009F6D0C"/>
    <w:rsid w:val="009F6F13"/>
    <w:rsid w:val="00A0059D"/>
    <w:rsid w:val="00A01A55"/>
    <w:rsid w:val="00A01DD8"/>
    <w:rsid w:val="00A045D9"/>
    <w:rsid w:val="00A05AA4"/>
    <w:rsid w:val="00A078D2"/>
    <w:rsid w:val="00A10F69"/>
    <w:rsid w:val="00A1264A"/>
    <w:rsid w:val="00A12F96"/>
    <w:rsid w:val="00A12FB4"/>
    <w:rsid w:val="00A13C3A"/>
    <w:rsid w:val="00A143A9"/>
    <w:rsid w:val="00A159A4"/>
    <w:rsid w:val="00A20427"/>
    <w:rsid w:val="00A2196C"/>
    <w:rsid w:val="00A21DF9"/>
    <w:rsid w:val="00A21F9D"/>
    <w:rsid w:val="00A251DD"/>
    <w:rsid w:val="00A2584B"/>
    <w:rsid w:val="00A25D2E"/>
    <w:rsid w:val="00A26A66"/>
    <w:rsid w:val="00A26E5D"/>
    <w:rsid w:val="00A32C96"/>
    <w:rsid w:val="00A33A91"/>
    <w:rsid w:val="00A343E0"/>
    <w:rsid w:val="00A351BD"/>
    <w:rsid w:val="00A351CA"/>
    <w:rsid w:val="00A365AD"/>
    <w:rsid w:val="00A36D78"/>
    <w:rsid w:val="00A37732"/>
    <w:rsid w:val="00A377AB"/>
    <w:rsid w:val="00A4054A"/>
    <w:rsid w:val="00A406CF"/>
    <w:rsid w:val="00A4103D"/>
    <w:rsid w:val="00A42015"/>
    <w:rsid w:val="00A432FB"/>
    <w:rsid w:val="00A434B7"/>
    <w:rsid w:val="00A45511"/>
    <w:rsid w:val="00A466C6"/>
    <w:rsid w:val="00A46B48"/>
    <w:rsid w:val="00A5104A"/>
    <w:rsid w:val="00A5154C"/>
    <w:rsid w:val="00A52522"/>
    <w:rsid w:val="00A531A3"/>
    <w:rsid w:val="00A53570"/>
    <w:rsid w:val="00A54426"/>
    <w:rsid w:val="00A54E3C"/>
    <w:rsid w:val="00A57146"/>
    <w:rsid w:val="00A57D9E"/>
    <w:rsid w:val="00A6037B"/>
    <w:rsid w:val="00A6160C"/>
    <w:rsid w:val="00A61A39"/>
    <w:rsid w:val="00A655E4"/>
    <w:rsid w:val="00A6568A"/>
    <w:rsid w:val="00A65980"/>
    <w:rsid w:val="00A66A3D"/>
    <w:rsid w:val="00A67DAE"/>
    <w:rsid w:val="00A70736"/>
    <w:rsid w:val="00A72858"/>
    <w:rsid w:val="00A73681"/>
    <w:rsid w:val="00A75212"/>
    <w:rsid w:val="00A76416"/>
    <w:rsid w:val="00A774AA"/>
    <w:rsid w:val="00A80FA1"/>
    <w:rsid w:val="00A81017"/>
    <w:rsid w:val="00A819A3"/>
    <w:rsid w:val="00A81E74"/>
    <w:rsid w:val="00A8389F"/>
    <w:rsid w:val="00A8593C"/>
    <w:rsid w:val="00A85CDE"/>
    <w:rsid w:val="00A86613"/>
    <w:rsid w:val="00A8707E"/>
    <w:rsid w:val="00A8734C"/>
    <w:rsid w:val="00A91365"/>
    <w:rsid w:val="00A91BA3"/>
    <w:rsid w:val="00A91E56"/>
    <w:rsid w:val="00A93356"/>
    <w:rsid w:val="00A93745"/>
    <w:rsid w:val="00A94B65"/>
    <w:rsid w:val="00A954FF"/>
    <w:rsid w:val="00A97859"/>
    <w:rsid w:val="00A978A5"/>
    <w:rsid w:val="00A97FE1"/>
    <w:rsid w:val="00AA1395"/>
    <w:rsid w:val="00AA17E4"/>
    <w:rsid w:val="00AA25CF"/>
    <w:rsid w:val="00AA2B01"/>
    <w:rsid w:val="00AA4FDC"/>
    <w:rsid w:val="00AA585C"/>
    <w:rsid w:val="00AA5EA1"/>
    <w:rsid w:val="00AA7349"/>
    <w:rsid w:val="00AA7D1C"/>
    <w:rsid w:val="00AB19B8"/>
    <w:rsid w:val="00AB3B86"/>
    <w:rsid w:val="00AB41CF"/>
    <w:rsid w:val="00AB6369"/>
    <w:rsid w:val="00AB64F1"/>
    <w:rsid w:val="00AB6C3B"/>
    <w:rsid w:val="00AB7039"/>
    <w:rsid w:val="00AB718C"/>
    <w:rsid w:val="00AB7C54"/>
    <w:rsid w:val="00AB7CA6"/>
    <w:rsid w:val="00AC01C3"/>
    <w:rsid w:val="00AC0427"/>
    <w:rsid w:val="00AC0D64"/>
    <w:rsid w:val="00AC12F5"/>
    <w:rsid w:val="00AC41D7"/>
    <w:rsid w:val="00AC606F"/>
    <w:rsid w:val="00AC6B84"/>
    <w:rsid w:val="00AC7175"/>
    <w:rsid w:val="00AD25CF"/>
    <w:rsid w:val="00AD535E"/>
    <w:rsid w:val="00AD573C"/>
    <w:rsid w:val="00AD596F"/>
    <w:rsid w:val="00AD6793"/>
    <w:rsid w:val="00AE07D1"/>
    <w:rsid w:val="00AE143F"/>
    <w:rsid w:val="00AE2DE4"/>
    <w:rsid w:val="00AE333B"/>
    <w:rsid w:val="00AE4E5F"/>
    <w:rsid w:val="00AE6530"/>
    <w:rsid w:val="00AE68A6"/>
    <w:rsid w:val="00AE6B16"/>
    <w:rsid w:val="00AE6CC1"/>
    <w:rsid w:val="00AE70DA"/>
    <w:rsid w:val="00AE7AA5"/>
    <w:rsid w:val="00AF11D0"/>
    <w:rsid w:val="00AF369F"/>
    <w:rsid w:val="00AF427F"/>
    <w:rsid w:val="00AF4A21"/>
    <w:rsid w:val="00AF4D58"/>
    <w:rsid w:val="00AF4FDF"/>
    <w:rsid w:val="00AF5588"/>
    <w:rsid w:val="00AF6D21"/>
    <w:rsid w:val="00AF6DBD"/>
    <w:rsid w:val="00AF7462"/>
    <w:rsid w:val="00B00245"/>
    <w:rsid w:val="00B02281"/>
    <w:rsid w:val="00B0304E"/>
    <w:rsid w:val="00B053EC"/>
    <w:rsid w:val="00B05E12"/>
    <w:rsid w:val="00B05E21"/>
    <w:rsid w:val="00B064C6"/>
    <w:rsid w:val="00B06DF6"/>
    <w:rsid w:val="00B076D1"/>
    <w:rsid w:val="00B11763"/>
    <w:rsid w:val="00B13539"/>
    <w:rsid w:val="00B148EF"/>
    <w:rsid w:val="00B16B0B"/>
    <w:rsid w:val="00B16D43"/>
    <w:rsid w:val="00B1721C"/>
    <w:rsid w:val="00B17A2A"/>
    <w:rsid w:val="00B200BF"/>
    <w:rsid w:val="00B22079"/>
    <w:rsid w:val="00B225BE"/>
    <w:rsid w:val="00B24154"/>
    <w:rsid w:val="00B241B5"/>
    <w:rsid w:val="00B2646C"/>
    <w:rsid w:val="00B27B90"/>
    <w:rsid w:val="00B32FA2"/>
    <w:rsid w:val="00B331E6"/>
    <w:rsid w:val="00B36A59"/>
    <w:rsid w:val="00B378C7"/>
    <w:rsid w:val="00B420A6"/>
    <w:rsid w:val="00B42952"/>
    <w:rsid w:val="00B431B7"/>
    <w:rsid w:val="00B43C7C"/>
    <w:rsid w:val="00B446FC"/>
    <w:rsid w:val="00B45AEF"/>
    <w:rsid w:val="00B46321"/>
    <w:rsid w:val="00B46521"/>
    <w:rsid w:val="00B47520"/>
    <w:rsid w:val="00B4755D"/>
    <w:rsid w:val="00B47B46"/>
    <w:rsid w:val="00B47D57"/>
    <w:rsid w:val="00B50B7A"/>
    <w:rsid w:val="00B517CA"/>
    <w:rsid w:val="00B51D98"/>
    <w:rsid w:val="00B529D1"/>
    <w:rsid w:val="00B52C3C"/>
    <w:rsid w:val="00B52ECE"/>
    <w:rsid w:val="00B545EC"/>
    <w:rsid w:val="00B55549"/>
    <w:rsid w:val="00B55963"/>
    <w:rsid w:val="00B55A5C"/>
    <w:rsid w:val="00B55E8E"/>
    <w:rsid w:val="00B56EE3"/>
    <w:rsid w:val="00B61860"/>
    <w:rsid w:val="00B61B27"/>
    <w:rsid w:val="00B63482"/>
    <w:rsid w:val="00B66D9E"/>
    <w:rsid w:val="00B6765F"/>
    <w:rsid w:val="00B678C0"/>
    <w:rsid w:val="00B70FBF"/>
    <w:rsid w:val="00B715F8"/>
    <w:rsid w:val="00B7514A"/>
    <w:rsid w:val="00B75AB2"/>
    <w:rsid w:val="00B75AC4"/>
    <w:rsid w:val="00B76F9D"/>
    <w:rsid w:val="00B80D45"/>
    <w:rsid w:val="00B80FDD"/>
    <w:rsid w:val="00B82287"/>
    <w:rsid w:val="00B82E6F"/>
    <w:rsid w:val="00B83637"/>
    <w:rsid w:val="00B843C7"/>
    <w:rsid w:val="00B8478E"/>
    <w:rsid w:val="00B85589"/>
    <w:rsid w:val="00B85BC6"/>
    <w:rsid w:val="00B85F50"/>
    <w:rsid w:val="00B8703D"/>
    <w:rsid w:val="00B907F3"/>
    <w:rsid w:val="00B91C6F"/>
    <w:rsid w:val="00B91D8A"/>
    <w:rsid w:val="00B94190"/>
    <w:rsid w:val="00B9485C"/>
    <w:rsid w:val="00B94B88"/>
    <w:rsid w:val="00B94FED"/>
    <w:rsid w:val="00B9536D"/>
    <w:rsid w:val="00B95B2B"/>
    <w:rsid w:val="00B9649C"/>
    <w:rsid w:val="00B9791F"/>
    <w:rsid w:val="00BA1C2F"/>
    <w:rsid w:val="00BA1C6B"/>
    <w:rsid w:val="00BA3320"/>
    <w:rsid w:val="00BA3353"/>
    <w:rsid w:val="00BA4698"/>
    <w:rsid w:val="00BA5114"/>
    <w:rsid w:val="00BA73BD"/>
    <w:rsid w:val="00BA7852"/>
    <w:rsid w:val="00BB073D"/>
    <w:rsid w:val="00BB0FA2"/>
    <w:rsid w:val="00BB1A0C"/>
    <w:rsid w:val="00BB2277"/>
    <w:rsid w:val="00BB2613"/>
    <w:rsid w:val="00BB346D"/>
    <w:rsid w:val="00BB35EE"/>
    <w:rsid w:val="00BB47A7"/>
    <w:rsid w:val="00BB4D22"/>
    <w:rsid w:val="00BB4EF3"/>
    <w:rsid w:val="00BB58D4"/>
    <w:rsid w:val="00BB6C9B"/>
    <w:rsid w:val="00BB7A44"/>
    <w:rsid w:val="00BC016D"/>
    <w:rsid w:val="00BC37D7"/>
    <w:rsid w:val="00BC44D9"/>
    <w:rsid w:val="00BC4D31"/>
    <w:rsid w:val="00BC5742"/>
    <w:rsid w:val="00BC5B6C"/>
    <w:rsid w:val="00BC6123"/>
    <w:rsid w:val="00BC7712"/>
    <w:rsid w:val="00BD01F3"/>
    <w:rsid w:val="00BD0627"/>
    <w:rsid w:val="00BD0B0D"/>
    <w:rsid w:val="00BD14F5"/>
    <w:rsid w:val="00BD3693"/>
    <w:rsid w:val="00BD3B77"/>
    <w:rsid w:val="00BD5366"/>
    <w:rsid w:val="00BD5D10"/>
    <w:rsid w:val="00BE0246"/>
    <w:rsid w:val="00BE096C"/>
    <w:rsid w:val="00BE0E78"/>
    <w:rsid w:val="00BE1104"/>
    <w:rsid w:val="00BE1FF8"/>
    <w:rsid w:val="00BE272C"/>
    <w:rsid w:val="00BE31E6"/>
    <w:rsid w:val="00BE56DE"/>
    <w:rsid w:val="00BE5916"/>
    <w:rsid w:val="00BE76C6"/>
    <w:rsid w:val="00BE7AA0"/>
    <w:rsid w:val="00BE7C04"/>
    <w:rsid w:val="00BF0038"/>
    <w:rsid w:val="00BF064D"/>
    <w:rsid w:val="00BF09F6"/>
    <w:rsid w:val="00BF17E9"/>
    <w:rsid w:val="00BF2151"/>
    <w:rsid w:val="00BF3216"/>
    <w:rsid w:val="00BF3EA0"/>
    <w:rsid w:val="00BF45B9"/>
    <w:rsid w:val="00BF4890"/>
    <w:rsid w:val="00BF4F2C"/>
    <w:rsid w:val="00BF6201"/>
    <w:rsid w:val="00BF62B4"/>
    <w:rsid w:val="00BF79D0"/>
    <w:rsid w:val="00C01003"/>
    <w:rsid w:val="00C0285B"/>
    <w:rsid w:val="00C03E3C"/>
    <w:rsid w:val="00C070CE"/>
    <w:rsid w:val="00C071AC"/>
    <w:rsid w:val="00C07795"/>
    <w:rsid w:val="00C07A39"/>
    <w:rsid w:val="00C1019D"/>
    <w:rsid w:val="00C12346"/>
    <w:rsid w:val="00C1405A"/>
    <w:rsid w:val="00C148A8"/>
    <w:rsid w:val="00C15512"/>
    <w:rsid w:val="00C1608F"/>
    <w:rsid w:val="00C16168"/>
    <w:rsid w:val="00C16254"/>
    <w:rsid w:val="00C16C69"/>
    <w:rsid w:val="00C16E06"/>
    <w:rsid w:val="00C1761D"/>
    <w:rsid w:val="00C17E11"/>
    <w:rsid w:val="00C20D36"/>
    <w:rsid w:val="00C22EB0"/>
    <w:rsid w:val="00C2547C"/>
    <w:rsid w:val="00C255FA"/>
    <w:rsid w:val="00C25655"/>
    <w:rsid w:val="00C277A4"/>
    <w:rsid w:val="00C30078"/>
    <w:rsid w:val="00C30663"/>
    <w:rsid w:val="00C3067A"/>
    <w:rsid w:val="00C31AFF"/>
    <w:rsid w:val="00C320A6"/>
    <w:rsid w:val="00C33464"/>
    <w:rsid w:val="00C33ECF"/>
    <w:rsid w:val="00C34D34"/>
    <w:rsid w:val="00C35D49"/>
    <w:rsid w:val="00C36394"/>
    <w:rsid w:val="00C3681E"/>
    <w:rsid w:val="00C37EBF"/>
    <w:rsid w:val="00C433CB"/>
    <w:rsid w:val="00C44D68"/>
    <w:rsid w:val="00C44E2B"/>
    <w:rsid w:val="00C46934"/>
    <w:rsid w:val="00C46BC7"/>
    <w:rsid w:val="00C52724"/>
    <w:rsid w:val="00C52DE4"/>
    <w:rsid w:val="00C5360E"/>
    <w:rsid w:val="00C557CE"/>
    <w:rsid w:val="00C55ACF"/>
    <w:rsid w:val="00C56AE8"/>
    <w:rsid w:val="00C6296D"/>
    <w:rsid w:val="00C62EAC"/>
    <w:rsid w:val="00C633B9"/>
    <w:rsid w:val="00C63875"/>
    <w:rsid w:val="00C6492E"/>
    <w:rsid w:val="00C6642F"/>
    <w:rsid w:val="00C675B8"/>
    <w:rsid w:val="00C70BCF"/>
    <w:rsid w:val="00C7374A"/>
    <w:rsid w:val="00C74535"/>
    <w:rsid w:val="00C74558"/>
    <w:rsid w:val="00C75F56"/>
    <w:rsid w:val="00C76807"/>
    <w:rsid w:val="00C7729A"/>
    <w:rsid w:val="00C816AD"/>
    <w:rsid w:val="00C829EF"/>
    <w:rsid w:val="00C832F9"/>
    <w:rsid w:val="00C85004"/>
    <w:rsid w:val="00C86492"/>
    <w:rsid w:val="00C87E75"/>
    <w:rsid w:val="00C935CC"/>
    <w:rsid w:val="00C93E26"/>
    <w:rsid w:val="00C94396"/>
    <w:rsid w:val="00C944D9"/>
    <w:rsid w:val="00C957FB"/>
    <w:rsid w:val="00C97C79"/>
    <w:rsid w:val="00C9E91A"/>
    <w:rsid w:val="00CA1B11"/>
    <w:rsid w:val="00CA277E"/>
    <w:rsid w:val="00CA5F8A"/>
    <w:rsid w:val="00CA606D"/>
    <w:rsid w:val="00CA6B84"/>
    <w:rsid w:val="00CA6F55"/>
    <w:rsid w:val="00CA7110"/>
    <w:rsid w:val="00CA7444"/>
    <w:rsid w:val="00CA7905"/>
    <w:rsid w:val="00CB1381"/>
    <w:rsid w:val="00CB2170"/>
    <w:rsid w:val="00CB2D23"/>
    <w:rsid w:val="00CB2D75"/>
    <w:rsid w:val="00CB2F3D"/>
    <w:rsid w:val="00CB39AC"/>
    <w:rsid w:val="00CB454A"/>
    <w:rsid w:val="00CB4604"/>
    <w:rsid w:val="00CB5DB7"/>
    <w:rsid w:val="00CB6D54"/>
    <w:rsid w:val="00CC0311"/>
    <w:rsid w:val="00CC0375"/>
    <w:rsid w:val="00CC0B8C"/>
    <w:rsid w:val="00CC0D0D"/>
    <w:rsid w:val="00CC0F43"/>
    <w:rsid w:val="00CC2319"/>
    <w:rsid w:val="00CC2D12"/>
    <w:rsid w:val="00CC2D52"/>
    <w:rsid w:val="00CC2D81"/>
    <w:rsid w:val="00CC32F0"/>
    <w:rsid w:val="00CC3BC2"/>
    <w:rsid w:val="00CC4265"/>
    <w:rsid w:val="00CC4FE3"/>
    <w:rsid w:val="00CD0AF1"/>
    <w:rsid w:val="00CD1599"/>
    <w:rsid w:val="00CD3AF1"/>
    <w:rsid w:val="00CD3F97"/>
    <w:rsid w:val="00CD4162"/>
    <w:rsid w:val="00CD48AE"/>
    <w:rsid w:val="00CD522E"/>
    <w:rsid w:val="00CD54E4"/>
    <w:rsid w:val="00CE0932"/>
    <w:rsid w:val="00CE1289"/>
    <w:rsid w:val="00CE15A9"/>
    <w:rsid w:val="00CE1A28"/>
    <w:rsid w:val="00CE3003"/>
    <w:rsid w:val="00CE4652"/>
    <w:rsid w:val="00CE4A97"/>
    <w:rsid w:val="00CE4ACE"/>
    <w:rsid w:val="00CE5B55"/>
    <w:rsid w:val="00CE5F5D"/>
    <w:rsid w:val="00CE664D"/>
    <w:rsid w:val="00CE7E86"/>
    <w:rsid w:val="00CF060B"/>
    <w:rsid w:val="00CF1674"/>
    <w:rsid w:val="00CF5CD5"/>
    <w:rsid w:val="00CF68D0"/>
    <w:rsid w:val="00CF70A2"/>
    <w:rsid w:val="00D01A3B"/>
    <w:rsid w:val="00D01B7E"/>
    <w:rsid w:val="00D02F03"/>
    <w:rsid w:val="00D03458"/>
    <w:rsid w:val="00D0450C"/>
    <w:rsid w:val="00D04690"/>
    <w:rsid w:val="00D060D2"/>
    <w:rsid w:val="00D06155"/>
    <w:rsid w:val="00D06AFD"/>
    <w:rsid w:val="00D11207"/>
    <w:rsid w:val="00D11A09"/>
    <w:rsid w:val="00D13B0B"/>
    <w:rsid w:val="00D13E9A"/>
    <w:rsid w:val="00D13F53"/>
    <w:rsid w:val="00D13F66"/>
    <w:rsid w:val="00D144A9"/>
    <w:rsid w:val="00D15070"/>
    <w:rsid w:val="00D155EA"/>
    <w:rsid w:val="00D20F39"/>
    <w:rsid w:val="00D21500"/>
    <w:rsid w:val="00D21552"/>
    <w:rsid w:val="00D21DD3"/>
    <w:rsid w:val="00D21FC2"/>
    <w:rsid w:val="00D22C78"/>
    <w:rsid w:val="00D24BD9"/>
    <w:rsid w:val="00D25643"/>
    <w:rsid w:val="00D26308"/>
    <w:rsid w:val="00D278ED"/>
    <w:rsid w:val="00D2795E"/>
    <w:rsid w:val="00D30572"/>
    <w:rsid w:val="00D3096E"/>
    <w:rsid w:val="00D32195"/>
    <w:rsid w:val="00D32FFF"/>
    <w:rsid w:val="00D3340D"/>
    <w:rsid w:val="00D350F3"/>
    <w:rsid w:val="00D35163"/>
    <w:rsid w:val="00D35701"/>
    <w:rsid w:val="00D3640D"/>
    <w:rsid w:val="00D3687C"/>
    <w:rsid w:val="00D405C1"/>
    <w:rsid w:val="00D4156E"/>
    <w:rsid w:val="00D4209F"/>
    <w:rsid w:val="00D4352B"/>
    <w:rsid w:val="00D4436D"/>
    <w:rsid w:val="00D45DD7"/>
    <w:rsid w:val="00D46F47"/>
    <w:rsid w:val="00D47251"/>
    <w:rsid w:val="00D50DBF"/>
    <w:rsid w:val="00D50F2E"/>
    <w:rsid w:val="00D51E3B"/>
    <w:rsid w:val="00D540CC"/>
    <w:rsid w:val="00D541DA"/>
    <w:rsid w:val="00D54520"/>
    <w:rsid w:val="00D54B14"/>
    <w:rsid w:val="00D55892"/>
    <w:rsid w:val="00D56AF9"/>
    <w:rsid w:val="00D56B6B"/>
    <w:rsid w:val="00D60A4A"/>
    <w:rsid w:val="00D616AB"/>
    <w:rsid w:val="00D62315"/>
    <w:rsid w:val="00D63591"/>
    <w:rsid w:val="00D63ECD"/>
    <w:rsid w:val="00D6443E"/>
    <w:rsid w:val="00D64FF8"/>
    <w:rsid w:val="00D66E56"/>
    <w:rsid w:val="00D72C7E"/>
    <w:rsid w:val="00D73231"/>
    <w:rsid w:val="00D73953"/>
    <w:rsid w:val="00D76919"/>
    <w:rsid w:val="00D7790B"/>
    <w:rsid w:val="00D77C0E"/>
    <w:rsid w:val="00D804F4"/>
    <w:rsid w:val="00D80F2A"/>
    <w:rsid w:val="00D81722"/>
    <w:rsid w:val="00D82EF7"/>
    <w:rsid w:val="00D855A5"/>
    <w:rsid w:val="00D86F34"/>
    <w:rsid w:val="00D8754E"/>
    <w:rsid w:val="00D90C3A"/>
    <w:rsid w:val="00D911EF"/>
    <w:rsid w:val="00D9132D"/>
    <w:rsid w:val="00D915FA"/>
    <w:rsid w:val="00D933C4"/>
    <w:rsid w:val="00D945FD"/>
    <w:rsid w:val="00D959C1"/>
    <w:rsid w:val="00D95A21"/>
    <w:rsid w:val="00D95F9A"/>
    <w:rsid w:val="00D96B9A"/>
    <w:rsid w:val="00D96E33"/>
    <w:rsid w:val="00D974EB"/>
    <w:rsid w:val="00D97641"/>
    <w:rsid w:val="00DA1FF5"/>
    <w:rsid w:val="00DA3BE1"/>
    <w:rsid w:val="00DA4765"/>
    <w:rsid w:val="00DA49AD"/>
    <w:rsid w:val="00DB0A0A"/>
    <w:rsid w:val="00DB1B19"/>
    <w:rsid w:val="00DB248A"/>
    <w:rsid w:val="00DB2EBE"/>
    <w:rsid w:val="00DB4EEF"/>
    <w:rsid w:val="00DB52EF"/>
    <w:rsid w:val="00DB68EA"/>
    <w:rsid w:val="00DB7F9D"/>
    <w:rsid w:val="00DB7FF0"/>
    <w:rsid w:val="00DC03E0"/>
    <w:rsid w:val="00DC302F"/>
    <w:rsid w:val="00DC3D6C"/>
    <w:rsid w:val="00DC3E02"/>
    <w:rsid w:val="00DC3FFF"/>
    <w:rsid w:val="00DC43B6"/>
    <w:rsid w:val="00DC488A"/>
    <w:rsid w:val="00DC4A1D"/>
    <w:rsid w:val="00DC657D"/>
    <w:rsid w:val="00DC74EA"/>
    <w:rsid w:val="00DC7B13"/>
    <w:rsid w:val="00DC7D2A"/>
    <w:rsid w:val="00DC7D45"/>
    <w:rsid w:val="00DD08CD"/>
    <w:rsid w:val="00DD14B0"/>
    <w:rsid w:val="00DD2608"/>
    <w:rsid w:val="00DD2713"/>
    <w:rsid w:val="00DD3C64"/>
    <w:rsid w:val="00DD4DFA"/>
    <w:rsid w:val="00DD503C"/>
    <w:rsid w:val="00DD51AB"/>
    <w:rsid w:val="00DD53CE"/>
    <w:rsid w:val="00DD5632"/>
    <w:rsid w:val="00DD5777"/>
    <w:rsid w:val="00DE04DA"/>
    <w:rsid w:val="00DE0667"/>
    <w:rsid w:val="00DE0AD9"/>
    <w:rsid w:val="00DE0E63"/>
    <w:rsid w:val="00DE1501"/>
    <w:rsid w:val="00DE350E"/>
    <w:rsid w:val="00DE3785"/>
    <w:rsid w:val="00DE40DF"/>
    <w:rsid w:val="00DE528C"/>
    <w:rsid w:val="00DE5C22"/>
    <w:rsid w:val="00DE5FAA"/>
    <w:rsid w:val="00DE682B"/>
    <w:rsid w:val="00DE6A1A"/>
    <w:rsid w:val="00DE6A56"/>
    <w:rsid w:val="00DE7189"/>
    <w:rsid w:val="00DF0B8C"/>
    <w:rsid w:val="00DF12F3"/>
    <w:rsid w:val="00DF13E9"/>
    <w:rsid w:val="00DF1B77"/>
    <w:rsid w:val="00DF2037"/>
    <w:rsid w:val="00DF251E"/>
    <w:rsid w:val="00DF3163"/>
    <w:rsid w:val="00DF4011"/>
    <w:rsid w:val="00DF4C4C"/>
    <w:rsid w:val="00DF54C5"/>
    <w:rsid w:val="00DF7595"/>
    <w:rsid w:val="00E0092B"/>
    <w:rsid w:val="00E0111F"/>
    <w:rsid w:val="00E02CCA"/>
    <w:rsid w:val="00E04479"/>
    <w:rsid w:val="00E04526"/>
    <w:rsid w:val="00E047FF"/>
    <w:rsid w:val="00E054A5"/>
    <w:rsid w:val="00E05B9C"/>
    <w:rsid w:val="00E066B1"/>
    <w:rsid w:val="00E06B58"/>
    <w:rsid w:val="00E06D8D"/>
    <w:rsid w:val="00E11640"/>
    <w:rsid w:val="00E12298"/>
    <w:rsid w:val="00E1239E"/>
    <w:rsid w:val="00E157BE"/>
    <w:rsid w:val="00E16E21"/>
    <w:rsid w:val="00E17EA7"/>
    <w:rsid w:val="00E17FAC"/>
    <w:rsid w:val="00E214E8"/>
    <w:rsid w:val="00E2213C"/>
    <w:rsid w:val="00E238BB"/>
    <w:rsid w:val="00E24AB3"/>
    <w:rsid w:val="00E24C6A"/>
    <w:rsid w:val="00E25257"/>
    <w:rsid w:val="00E25FC5"/>
    <w:rsid w:val="00E31406"/>
    <w:rsid w:val="00E31C33"/>
    <w:rsid w:val="00E31DC6"/>
    <w:rsid w:val="00E33474"/>
    <w:rsid w:val="00E336E8"/>
    <w:rsid w:val="00E34103"/>
    <w:rsid w:val="00E34783"/>
    <w:rsid w:val="00E35CE1"/>
    <w:rsid w:val="00E36C56"/>
    <w:rsid w:val="00E36E42"/>
    <w:rsid w:val="00E37536"/>
    <w:rsid w:val="00E37EDC"/>
    <w:rsid w:val="00E407AD"/>
    <w:rsid w:val="00E43D2F"/>
    <w:rsid w:val="00E44599"/>
    <w:rsid w:val="00E44C95"/>
    <w:rsid w:val="00E44FD2"/>
    <w:rsid w:val="00E4555A"/>
    <w:rsid w:val="00E45EEA"/>
    <w:rsid w:val="00E46EB5"/>
    <w:rsid w:val="00E47497"/>
    <w:rsid w:val="00E51219"/>
    <w:rsid w:val="00E51EA4"/>
    <w:rsid w:val="00E534FF"/>
    <w:rsid w:val="00E54983"/>
    <w:rsid w:val="00E55E7D"/>
    <w:rsid w:val="00E574E2"/>
    <w:rsid w:val="00E61C46"/>
    <w:rsid w:val="00E6232D"/>
    <w:rsid w:val="00E63126"/>
    <w:rsid w:val="00E63224"/>
    <w:rsid w:val="00E65E91"/>
    <w:rsid w:val="00E661E7"/>
    <w:rsid w:val="00E67606"/>
    <w:rsid w:val="00E718F8"/>
    <w:rsid w:val="00E71DF3"/>
    <w:rsid w:val="00E7291A"/>
    <w:rsid w:val="00E72DD4"/>
    <w:rsid w:val="00E754EB"/>
    <w:rsid w:val="00E75601"/>
    <w:rsid w:val="00E75D7F"/>
    <w:rsid w:val="00E76BED"/>
    <w:rsid w:val="00E76BFD"/>
    <w:rsid w:val="00E77296"/>
    <w:rsid w:val="00E77F01"/>
    <w:rsid w:val="00E800FE"/>
    <w:rsid w:val="00E81A73"/>
    <w:rsid w:val="00E827A5"/>
    <w:rsid w:val="00E82F3F"/>
    <w:rsid w:val="00E833B5"/>
    <w:rsid w:val="00E83AF3"/>
    <w:rsid w:val="00E83C7F"/>
    <w:rsid w:val="00E85135"/>
    <w:rsid w:val="00E8630F"/>
    <w:rsid w:val="00E873ED"/>
    <w:rsid w:val="00E903DD"/>
    <w:rsid w:val="00E90641"/>
    <w:rsid w:val="00E91141"/>
    <w:rsid w:val="00E91FA8"/>
    <w:rsid w:val="00E926A1"/>
    <w:rsid w:val="00E93F9B"/>
    <w:rsid w:val="00E9430A"/>
    <w:rsid w:val="00E95058"/>
    <w:rsid w:val="00E95C14"/>
    <w:rsid w:val="00E96218"/>
    <w:rsid w:val="00E96AC9"/>
    <w:rsid w:val="00E96C3E"/>
    <w:rsid w:val="00E97D51"/>
    <w:rsid w:val="00EA02BF"/>
    <w:rsid w:val="00EA05E8"/>
    <w:rsid w:val="00EA0987"/>
    <w:rsid w:val="00EA108F"/>
    <w:rsid w:val="00EA1AE5"/>
    <w:rsid w:val="00EA2438"/>
    <w:rsid w:val="00EA4722"/>
    <w:rsid w:val="00EA5860"/>
    <w:rsid w:val="00EA6197"/>
    <w:rsid w:val="00EA62F7"/>
    <w:rsid w:val="00EA7A0C"/>
    <w:rsid w:val="00EB02EE"/>
    <w:rsid w:val="00EB0910"/>
    <w:rsid w:val="00EB0F87"/>
    <w:rsid w:val="00EB184D"/>
    <w:rsid w:val="00EB1A20"/>
    <w:rsid w:val="00EB2C34"/>
    <w:rsid w:val="00EB2F57"/>
    <w:rsid w:val="00EB3999"/>
    <w:rsid w:val="00EB41AE"/>
    <w:rsid w:val="00EB4994"/>
    <w:rsid w:val="00EB4E52"/>
    <w:rsid w:val="00EB576B"/>
    <w:rsid w:val="00EB5806"/>
    <w:rsid w:val="00EB5957"/>
    <w:rsid w:val="00EB6531"/>
    <w:rsid w:val="00EB74CE"/>
    <w:rsid w:val="00EB75A9"/>
    <w:rsid w:val="00EB78F4"/>
    <w:rsid w:val="00EB7E98"/>
    <w:rsid w:val="00EC0E69"/>
    <w:rsid w:val="00EC1238"/>
    <w:rsid w:val="00EC1309"/>
    <w:rsid w:val="00EC48DC"/>
    <w:rsid w:val="00EC4909"/>
    <w:rsid w:val="00EC5D6C"/>
    <w:rsid w:val="00EC622F"/>
    <w:rsid w:val="00EC69E8"/>
    <w:rsid w:val="00EC70BB"/>
    <w:rsid w:val="00EC7526"/>
    <w:rsid w:val="00EC7C97"/>
    <w:rsid w:val="00ED2D51"/>
    <w:rsid w:val="00ED4318"/>
    <w:rsid w:val="00ED50E5"/>
    <w:rsid w:val="00ED591D"/>
    <w:rsid w:val="00ED6BA5"/>
    <w:rsid w:val="00ED780E"/>
    <w:rsid w:val="00ED78B8"/>
    <w:rsid w:val="00ED7DDB"/>
    <w:rsid w:val="00EE04A5"/>
    <w:rsid w:val="00EE0D6B"/>
    <w:rsid w:val="00EE1569"/>
    <w:rsid w:val="00EE1911"/>
    <w:rsid w:val="00EE3FBE"/>
    <w:rsid w:val="00EE50EB"/>
    <w:rsid w:val="00EE5F3D"/>
    <w:rsid w:val="00EE5FFE"/>
    <w:rsid w:val="00EE6280"/>
    <w:rsid w:val="00EE64FB"/>
    <w:rsid w:val="00EE765F"/>
    <w:rsid w:val="00EF3887"/>
    <w:rsid w:val="00EF45D8"/>
    <w:rsid w:val="00EF6AA5"/>
    <w:rsid w:val="00F017B4"/>
    <w:rsid w:val="00F02378"/>
    <w:rsid w:val="00F03694"/>
    <w:rsid w:val="00F06910"/>
    <w:rsid w:val="00F0691F"/>
    <w:rsid w:val="00F06DFA"/>
    <w:rsid w:val="00F072EB"/>
    <w:rsid w:val="00F0756B"/>
    <w:rsid w:val="00F136FD"/>
    <w:rsid w:val="00F13E82"/>
    <w:rsid w:val="00F13F34"/>
    <w:rsid w:val="00F14D98"/>
    <w:rsid w:val="00F21540"/>
    <w:rsid w:val="00F224DE"/>
    <w:rsid w:val="00F22B2A"/>
    <w:rsid w:val="00F23673"/>
    <w:rsid w:val="00F238D6"/>
    <w:rsid w:val="00F24C54"/>
    <w:rsid w:val="00F259C8"/>
    <w:rsid w:val="00F26BC0"/>
    <w:rsid w:val="00F27999"/>
    <w:rsid w:val="00F3026A"/>
    <w:rsid w:val="00F30761"/>
    <w:rsid w:val="00F30FF5"/>
    <w:rsid w:val="00F32F43"/>
    <w:rsid w:val="00F34185"/>
    <w:rsid w:val="00F34C89"/>
    <w:rsid w:val="00F34C9F"/>
    <w:rsid w:val="00F34FFA"/>
    <w:rsid w:val="00F359DF"/>
    <w:rsid w:val="00F37172"/>
    <w:rsid w:val="00F37770"/>
    <w:rsid w:val="00F418AF"/>
    <w:rsid w:val="00F42FF3"/>
    <w:rsid w:val="00F43F90"/>
    <w:rsid w:val="00F44A31"/>
    <w:rsid w:val="00F44B23"/>
    <w:rsid w:val="00F44EEA"/>
    <w:rsid w:val="00F45588"/>
    <w:rsid w:val="00F464DF"/>
    <w:rsid w:val="00F47CA4"/>
    <w:rsid w:val="00F47DB4"/>
    <w:rsid w:val="00F50111"/>
    <w:rsid w:val="00F502C7"/>
    <w:rsid w:val="00F51693"/>
    <w:rsid w:val="00F51ED1"/>
    <w:rsid w:val="00F52C0E"/>
    <w:rsid w:val="00F52F95"/>
    <w:rsid w:val="00F53511"/>
    <w:rsid w:val="00F549D2"/>
    <w:rsid w:val="00F55064"/>
    <w:rsid w:val="00F55545"/>
    <w:rsid w:val="00F55660"/>
    <w:rsid w:val="00F600FE"/>
    <w:rsid w:val="00F60166"/>
    <w:rsid w:val="00F61098"/>
    <w:rsid w:val="00F61F8E"/>
    <w:rsid w:val="00F63234"/>
    <w:rsid w:val="00F6488F"/>
    <w:rsid w:val="00F65D29"/>
    <w:rsid w:val="00F660CA"/>
    <w:rsid w:val="00F66A8B"/>
    <w:rsid w:val="00F6737F"/>
    <w:rsid w:val="00F67F72"/>
    <w:rsid w:val="00F70063"/>
    <w:rsid w:val="00F70142"/>
    <w:rsid w:val="00F73110"/>
    <w:rsid w:val="00F733B9"/>
    <w:rsid w:val="00F73C17"/>
    <w:rsid w:val="00F74FD2"/>
    <w:rsid w:val="00F7509A"/>
    <w:rsid w:val="00F754FD"/>
    <w:rsid w:val="00F770B7"/>
    <w:rsid w:val="00F776BE"/>
    <w:rsid w:val="00F779D0"/>
    <w:rsid w:val="00F80DA5"/>
    <w:rsid w:val="00F81621"/>
    <w:rsid w:val="00F826C1"/>
    <w:rsid w:val="00F8285C"/>
    <w:rsid w:val="00F83AE6"/>
    <w:rsid w:val="00F85434"/>
    <w:rsid w:val="00F854EE"/>
    <w:rsid w:val="00F8698D"/>
    <w:rsid w:val="00F87ED8"/>
    <w:rsid w:val="00F90C52"/>
    <w:rsid w:val="00F91E09"/>
    <w:rsid w:val="00F93862"/>
    <w:rsid w:val="00F95100"/>
    <w:rsid w:val="00F95F5A"/>
    <w:rsid w:val="00F968CB"/>
    <w:rsid w:val="00F97482"/>
    <w:rsid w:val="00FA0F84"/>
    <w:rsid w:val="00FA17BB"/>
    <w:rsid w:val="00FA1AFA"/>
    <w:rsid w:val="00FA2334"/>
    <w:rsid w:val="00FA26AA"/>
    <w:rsid w:val="00FA4C35"/>
    <w:rsid w:val="00FA536B"/>
    <w:rsid w:val="00FA62A6"/>
    <w:rsid w:val="00FA6B4D"/>
    <w:rsid w:val="00FA6D37"/>
    <w:rsid w:val="00FA7466"/>
    <w:rsid w:val="00FB0E3A"/>
    <w:rsid w:val="00FB15AA"/>
    <w:rsid w:val="00FB33FF"/>
    <w:rsid w:val="00FB34D8"/>
    <w:rsid w:val="00FB40A9"/>
    <w:rsid w:val="00FB5AD1"/>
    <w:rsid w:val="00FB5D70"/>
    <w:rsid w:val="00FC06BB"/>
    <w:rsid w:val="00FC0CFD"/>
    <w:rsid w:val="00FC14C5"/>
    <w:rsid w:val="00FC1875"/>
    <w:rsid w:val="00FC33E5"/>
    <w:rsid w:val="00FC561A"/>
    <w:rsid w:val="00FC5D07"/>
    <w:rsid w:val="00FC628A"/>
    <w:rsid w:val="00FC66D4"/>
    <w:rsid w:val="00FC6899"/>
    <w:rsid w:val="00FC6B98"/>
    <w:rsid w:val="00FC6E68"/>
    <w:rsid w:val="00FC7D25"/>
    <w:rsid w:val="00FD0B5B"/>
    <w:rsid w:val="00FD0F23"/>
    <w:rsid w:val="00FD1C20"/>
    <w:rsid w:val="00FD1C48"/>
    <w:rsid w:val="00FD24FA"/>
    <w:rsid w:val="00FD2802"/>
    <w:rsid w:val="00FD36F1"/>
    <w:rsid w:val="00FD5AA2"/>
    <w:rsid w:val="00FE0842"/>
    <w:rsid w:val="00FE0EF9"/>
    <w:rsid w:val="00FE14D2"/>
    <w:rsid w:val="00FE2BC8"/>
    <w:rsid w:val="00FE4261"/>
    <w:rsid w:val="00FE608B"/>
    <w:rsid w:val="00FE6A7F"/>
    <w:rsid w:val="00FE72F1"/>
    <w:rsid w:val="00FE7BBF"/>
    <w:rsid w:val="00FE7E4D"/>
    <w:rsid w:val="00FF099C"/>
    <w:rsid w:val="00FF2989"/>
    <w:rsid w:val="00FF2B74"/>
    <w:rsid w:val="00FF2C36"/>
    <w:rsid w:val="00FF3C88"/>
    <w:rsid w:val="00FF476E"/>
    <w:rsid w:val="00FF4AA1"/>
    <w:rsid w:val="00FF7823"/>
    <w:rsid w:val="01410CFF"/>
    <w:rsid w:val="01AF72D3"/>
    <w:rsid w:val="01B45948"/>
    <w:rsid w:val="01BD528D"/>
    <w:rsid w:val="02B146C7"/>
    <w:rsid w:val="02FCFC4C"/>
    <w:rsid w:val="03F4F071"/>
    <w:rsid w:val="043BDC51"/>
    <w:rsid w:val="0442E99A"/>
    <w:rsid w:val="04845727"/>
    <w:rsid w:val="04A8320B"/>
    <w:rsid w:val="0661DCF7"/>
    <w:rsid w:val="088BFD1E"/>
    <w:rsid w:val="089C77DC"/>
    <w:rsid w:val="093F87C9"/>
    <w:rsid w:val="0945CB18"/>
    <w:rsid w:val="09479FC8"/>
    <w:rsid w:val="0A144B3E"/>
    <w:rsid w:val="0A6F6621"/>
    <w:rsid w:val="0A91F578"/>
    <w:rsid w:val="0ACB0C48"/>
    <w:rsid w:val="0BE2B264"/>
    <w:rsid w:val="0C19809D"/>
    <w:rsid w:val="0C81408B"/>
    <w:rsid w:val="0C884947"/>
    <w:rsid w:val="0D1D82B7"/>
    <w:rsid w:val="0E21E064"/>
    <w:rsid w:val="1149970C"/>
    <w:rsid w:val="118EADDC"/>
    <w:rsid w:val="13039AE7"/>
    <w:rsid w:val="13331F0B"/>
    <w:rsid w:val="178B0162"/>
    <w:rsid w:val="17E8A036"/>
    <w:rsid w:val="183896F1"/>
    <w:rsid w:val="187042B9"/>
    <w:rsid w:val="19EC8519"/>
    <w:rsid w:val="1A000BD4"/>
    <w:rsid w:val="1BB5AB95"/>
    <w:rsid w:val="1BD481AD"/>
    <w:rsid w:val="1C0707FC"/>
    <w:rsid w:val="1D4334D7"/>
    <w:rsid w:val="1E8F1907"/>
    <w:rsid w:val="1EBAD88D"/>
    <w:rsid w:val="1ED37CF7"/>
    <w:rsid w:val="1EFD03DD"/>
    <w:rsid w:val="1FA0DE84"/>
    <w:rsid w:val="1FA55581"/>
    <w:rsid w:val="1FC380A4"/>
    <w:rsid w:val="211F6B11"/>
    <w:rsid w:val="2135D0B5"/>
    <w:rsid w:val="21525310"/>
    <w:rsid w:val="227BAEF1"/>
    <w:rsid w:val="22DAC4DF"/>
    <w:rsid w:val="22E30B56"/>
    <w:rsid w:val="232943E0"/>
    <w:rsid w:val="2339D494"/>
    <w:rsid w:val="236BE384"/>
    <w:rsid w:val="24E9650D"/>
    <w:rsid w:val="2542BE7B"/>
    <w:rsid w:val="25536434"/>
    <w:rsid w:val="259D2282"/>
    <w:rsid w:val="25EACBE9"/>
    <w:rsid w:val="2603F446"/>
    <w:rsid w:val="2647BC45"/>
    <w:rsid w:val="2689AECB"/>
    <w:rsid w:val="27AB7E81"/>
    <w:rsid w:val="29009818"/>
    <w:rsid w:val="2993D6A3"/>
    <w:rsid w:val="29C14F8D"/>
    <w:rsid w:val="2A391436"/>
    <w:rsid w:val="2A7FAD41"/>
    <w:rsid w:val="2AA911D5"/>
    <w:rsid w:val="2C9C18D6"/>
    <w:rsid w:val="2CC00548"/>
    <w:rsid w:val="2CCDB59B"/>
    <w:rsid w:val="2D1D05F5"/>
    <w:rsid w:val="2D2ECDF2"/>
    <w:rsid w:val="2F45EF0D"/>
    <w:rsid w:val="301FCCB9"/>
    <w:rsid w:val="302CD19A"/>
    <w:rsid w:val="318A6EEC"/>
    <w:rsid w:val="323A69E0"/>
    <w:rsid w:val="34D22E52"/>
    <w:rsid w:val="34F12594"/>
    <w:rsid w:val="3510B7B0"/>
    <w:rsid w:val="35422FD6"/>
    <w:rsid w:val="3619102C"/>
    <w:rsid w:val="36E041B2"/>
    <w:rsid w:val="370DDB03"/>
    <w:rsid w:val="3737A246"/>
    <w:rsid w:val="3898708D"/>
    <w:rsid w:val="38EB9DEA"/>
    <w:rsid w:val="3901CF90"/>
    <w:rsid w:val="394304D1"/>
    <w:rsid w:val="3974EC29"/>
    <w:rsid w:val="3A5AB08F"/>
    <w:rsid w:val="3AE45EA7"/>
    <w:rsid w:val="3B6C29A4"/>
    <w:rsid w:val="3B811FF4"/>
    <w:rsid w:val="3BC781B9"/>
    <w:rsid w:val="3C5289B9"/>
    <w:rsid w:val="3C802F08"/>
    <w:rsid w:val="3DA0B631"/>
    <w:rsid w:val="3EA4E1E6"/>
    <w:rsid w:val="3EA5AF87"/>
    <w:rsid w:val="3ED2B45E"/>
    <w:rsid w:val="401B1931"/>
    <w:rsid w:val="40DEBADB"/>
    <w:rsid w:val="40F4DBE8"/>
    <w:rsid w:val="411D67AB"/>
    <w:rsid w:val="41B3382F"/>
    <w:rsid w:val="42949499"/>
    <w:rsid w:val="439E3642"/>
    <w:rsid w:val="43B92CBC"/>
    <w:rsid w:val="44139598"/>
    <w:rsid w:val="4635FB78"/>
    <w:rsid w:val="47117B29"/>
    <w:rsid w:val="47DAA4B1"/>
    <w:rsid w:val="480AD3E7"/>
    <w:rsid w:val="49715CBE"/>
    <w:rsid w:val="4A3B221F"/>
    <w:rsid w:val="4ABE65CE"/>
    <w:rsid w:val="4B531595"/>
    <w:rsid w:val="4C274372"/>
    <w:rsid w:val="4C7509A3"/>
    <w:rsid w:val="4D064CE8"/>
    <w:rsid w:val="4E20E85C"/>
    <w:rsid w:val="511AFECB"/>
    <w:rsid w:val="51BC9E5E"/>
    <w:rsid w:val="52A1A49E"/>
    <w:rsid w:val="538A57B3"/>
    <w:rsid w:val="5427C3BB"/>
    <w:rsid w:val="543FF6B3"/>
    <w:rsid w:val="54EAC227"/>
    <w:rsid w:val="55023444"/>
    <w:rsid w:val="55549B40"/>
    <w:rsid w:val="56270F9A"/>
    <w:rsid w:val="56705D36"/>
    <w:rsid w:val="56FEA751"/>
    <w:rsid w:val="575057A0"/>
    <w:rsid w:val="582CA3D9"/>
    <w:rsid w:val="585ABB65"/>
    <w:rsid w:val="5AC836D8"/>
    <w:rsid w:val="5C659294"/>
    <w:rsid w:val="5C77FB36"/>
    <w:rsid w:val="5CC5DB67"/>
    <w:rsid w:val="5DC2B618"/>
    <w:rsid w:val="5E447F70"/>
    <w:rsid w:val="5E536AAD"/>
    <w:rsid w:val="5EBF61D8"/>
    <w:rsid w:val="629E4A54"/>
    <w:rsid w:val="6330F99E"/>
    <w:rsid w:val="63449255"/>
    <w:rsid w:val="6359A0A8"/>
    <w:rsid w:val="63784ED0"/>
    <w:rsid w:val="638B48C1"/>
    <w:rsid w:val="64F8BD30"/>
    <w:rsid w:val="64FB2A2E"/>
    <w:rsid w:val="6539EE38"/>
    <w:rsid w:val="67297F46"/>
    <w:rsid w:val="67676EF3"/>
    <w:rsid w:val="6791C37B"/>
    <w:rsid w:val="68335AF9"/>
    <w:rsid w:val="6834144A"/>
    <w:rsid w:val="68586CA9"/>
    <w:rsid w:val="69D199AC"/>
    <w:rsid w:val="6A8B1A7A"/>
    <w:rsid w:val="6B1578AC"/>
    <w:rsid w:val="6B710B8C"/>
    <w:rsid w:val="6C689A13"/>
    <w:rsid w:val="6D91B9FA"/>
    <w:rsid w:val="6E4747BE"/>
    <w:rsid w:val="6E523635"/>
    <w:rsid w:val="6E7C33AA"/>
    <w:rsid w:val="70F3C666"/>
    <w:rsid w:val="71051124"/>
    <w:rsid w:val="7232DD05"/>
    <w:rsid w:val="729AD3B0"/>
    <w:rsid w:val="73BAE356"/>
    <w:rsid w:val="74E65260"/>
    <w:rsid w:val="7682E177"/>
    <w:rsid w:val="79A94762"/>
    <w:rsid w:val="7A6C0961"/>
    <w:rsid w:val="7AF8E166"/>
    <w:rsid w:val="7B0F8308"/>
    <w:rsid w:val="7B80CF77"/>
    <w:rsid w:val="7BAB32AB"/>
    <w:rsid w:val="7BBCDE0E"/>
    <w:rsid w:val="7C238947"/>
    <w:rsid w:val="7C37D18C"/>
    <w:rsid w:val="7CD2D8F4"/>
    <w:rsid w:val="7DEA56E0"/>
    <w:rsid w:val="7FFEED4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0A00321"/>
  <w15:docId w15:val="{745FA366-EF10-4956-B754-AEF2C511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230F"/>
    <w:pPr>
      <w:spacing w:before="60" w:after="60" w:line="240" w:lineRule="auto"/>
    </w:pPr>
  </w:style>
  <w:style w:type="paragraph" w:styleId="10">
    <w:name w:val="heading 1"/>
    <w:basedOn w:val="a0"/>
    <w:next w:val="a0"/>
    <w:link w:val="11"/>
    <w:qFormat/>
    <w:rsid w:val="00590758"/>
    <w:pPr>
      <w:keepNext/>
      <w:keepLines/>
      <w:shd w:val="clear" w:color="auto" w:fill="D9D9D9" w:themeFill="background1" w:themeFillShade="D9"/>
      <w:spacing w:before="240" w:after="0"/>
      <w:outlineLvl w:val="0"/>
    </w:pPr>
    <w:rPr>
      <w:rFonts w:eastAsiaTheme="majorEastAsia" w:cstheme="majorBidi"/>
      <w:b/>
      <w:color w:val="000000" w:themeColor="text1"/>
      <w:sz w:val="32"/>
      <w:szCs w:val="32"/>
    </w:rPr>
  </w:style>
  <w:style w:type="paragraph" w:styleId="21">
    <w:name w:val="heading 2"/>
    <w:basedOn w:val="a0"/>
    <w:next w:val="a0"/>
    <w:link w:val="22"/>
    <w:unhideWhenUsed/>
    <w:qFormat/>
    <w:rsid w:val="0097463B"/>
    <w:pPr>
      <w:keepNext/>
      <w:keepLines/>
      <w:numPr>
        <w:numId w:val="1"/>
      </w:numPr>
      <w:spacing w:before="240" w:after="0"/>
      <w:outlineLvl w:val="1"/>
    </w:pPr>
    <w:rPr>
      <w:rFonts w:eastAsiaTheme="majorEastAsia" w:cstheme="majorBidi"/>
      <w:b/>
      <w:color w:val="000000" w:themeColor="text1"/>
      <w:sz w:val="24"/>
      <w:szCs w:val="26"/>
    </w:rPr>
  </w:style>
  <w:style w:type="paragraph" w:styleId="30">
    <w:name w:val="heading 3"/>
    <w:basedOn w:val="a0"/>
    <w:next w:val="a0"/>
    <w:link w:val="31"/>
    <w:uiPriority w:val="9"/>
    <w:unhideWhenUsed/>
    <w:qFormat/>
    <w:rsid w:val="00521E99"/>
    <w:pPr>
      <w:keepNext/>
      <w:keepLines/>
      <w:numPr>
        <w:ilvl w:val="1"/>
        <w:numId w:val="1"/>
      </w:numPr>
      <w:spacing w:before="120"/>
      <w:outlineLvl w:val="2"/>
    </w:pPr>
    <w:rPr>
      <w:rFonts w:eastAsiaTheme="majorEastAsia" w:cstheme="majorBidi"/>
      <w:b/>
      <w:szCs w:val="20"/>
    </w:rPr>
  </w:style>
  <w:style w:type="paragraph" w:styleId="40">
    <w:name w:val="heading 4"/>
    <w:basedOn w:val="a0"/>
    <w:next w:val="a0"/>
    <w:link w:val="41"/>
    <w:qFormat/>
    <w:rsid w:val="00DA3BE1"/>
    <w:pPr>
      <w:keepNext/>
      <w:widowControl w:val="0"/>
      <w:tabs>
        <w:tab w:val="num" w:pos="864"/>
      </w:tabs>
      <w:suppressAutoHyphens/>
      <w:spacing w:before="240"/>
      <w:ind w:left="864" w:hanging="864"/>
      <w:outlineLvl w:val="3"/>
    </w:pPr>
    <w:rPr>
      <w:rFonts w:ascii="Calibri" w:eastAsia="Times New Roman" w:hAnsi="Calibri" w:cs="Times New Roman"/>
      <w:b/>
      <w:bCs/>
      <w:sz w:val="28"/>
      <w:szCs w:val="28"/>
      <w:lang w:eastAsia="ar-SA"/>
    </w:rPr>
  </w:style>
  <w:style w:type="paragraph" w:styleId="5">
    <w:name w:val="heading 5"/>
    <w:basedOn w:val="a0"/>
    <w:next w:val="a0"/>
    <w:link w:val="50"/>
    <w:qFormat/>
    <w:rsid w:val="00DA3BE1"/>
    <w:pPr>
      <w:widowControl w:val="0"/>
      <w:tabs>
        <w:tab w:val="num" w:pos="1008"/>
      </w:tabs>
      <w:suppressAutoHyphens/>
      <w:spacing w:before="240"/>
      <w:ind w:left="1008" w:hanging="1008"/>
      <w:outlineLvl w:val="4"/>
    </w:pPr>
    <w:rPr>
      <w:rFonts w:ascii="Calibri" w:eastAsia="Times New Roman" w:hAnsi="Calibri" w:cs="Times New Roman"/>
      <w:b/>
      <w:bCs/>
      <w:i/>
      <w:iCs/>
      <w:sz w:val="26"/>
      <w:szCs w:val="26"/>
      <w:lang w:eastAsia="ar-SA"/>
    </w:rPr>
  </w:style>
  <w:style w:type="paragraph" w:styleId="6">
    <w:name w:val="heading 6"/>
    <w:basedOn w:val="a0"/>
    <w:next w:val="a0"/>
    <w:link w:val="60"/>
    <w:qFormat/>
    <w:rsid w:val="00DA3BE1"/>
    <w:pPr>
      <w:widowControl w:val="0"/>
      <w:tabs>
        <w:tab w:val="num" w:pos="1152"/>
      </w:tabs>
      <w:suppressAutoHyphens/>
      <w:spacing w:before="240"/>
      <w:ind w:left="1152" w:hanging="1152"/>
      <w:outlineLvl w:val="5"/>
    </w:pPr>
    <w:rPr>
      <w:rFonts w:ascii="Calibri" w:eastAsia="Times New Roman" w:hAnsi="Calibri" w:cs="Times New Roman"/>
      <w:b/>
      <w:bCs/>
      <w:lang w:eastAsia="ar-SA"/>
    </w:rPr>
  </w:style>
  <w:style w:type="paragraph" w:styleId="7">
    <w:name w:val="heading 7"/>
    <w:basedOn w:val="a0"/>
    <w:next w:val="a0"/>
    <w:link w:val="70"/>
    <w:qFormat/>
    <w:rsid w:val="00DA3BE1"/>
    <w:pPr>
      <w:widowControl w:val="0"/>
      <w:tabs>
        <w:tab w:val="num" w:pos="1296"/>
      </w:tabs>
      <w:suppressAutoHyphens/>
      <w:spacing w:before="240"/>
      <w:ind w:left="1296" w:hanging="1296"/>
      <w:outlineLvl w:val="6"/>
    </w:pPr>
    <w:rPr>
      <w:rFonts w:ascii="Calibri" w:eastAsia="Times New Roman" w:hAnsi="Calibri" w:cs="Times New Roman"/>
      <w:sz w:val="20"/>
      <w:szCs w:val="24"/>
      <w:lang w:eastAsia="ar-SA"/>
    </w:rPr>
  </w:style>
  <w:style w:type="paragraph" w:styleId="8">
    <w:name w:val="heading 8"/>
    <w:basedOn w:val="a0"/>
    <w:next w:val="a0"/>
    <w:link w:val="80"/>
    <w:qFormat/>
    <w:rsid w:val="00DA3BE1"/>
    <w:pPr>
      <w:widowControl w:val="0"/>
      <w:tabs>
        <w:tab w:val="num" w:pos="1440"/>
      </w:tabs>
      <w:suppressAutoHyphens/>
      <w:spacing w:before="240"/>
      <w:ind w:left="1440" w:hanging="1440"/>
      <w:outlineLvl w:val="7"/>
    </w:pPr>
    <w:rPr>
      <w:rFonts w:ascii="Calibri" w:eastAsia="Times New Roman" w:hAnsi="Calibri" w:cs="Times New Roman"/>
      <w:i/>
      <w:iCs/>
      <w:sz w:val="20"/>
      <w:szCs w:val="24"/>
      <w:lang w:eastAsia="ar-SA"/>
    </w:rPr>
  </w:style>
  <w:style w:type="paragraph" w:styleId="9">
    <w:name w:val="heading 9"/>
    <w:basedOn w:val="a0"/>
    <w:next w:val="a0"/>
    <w:link w:val="90"/>
    <w:qFormat/>
    <w:rsid w:val="00DA3BE1"/>
    <w:pPr>
      <w:widowControl w:val="0"/>
      <w:tabs>
        <w:tab w:val="num" w:pos="1584"/>
      </w:tabs>
      <w:suppressAutoHyphens/>
      <w:spacing w:before="240"/>
      <w:ind w:left="1584" w:hanging="1584"/>
      <w:outlineLvl w:val="8"/>
    </w:pPr>
    <w:rPr>
      <w:rFonts w:ascii="Cambria" w:eastAsia="Times New Roman" w:hAnsi="Cambria" w:cs="Times New Roman"/>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5521D3"/>
    <w:pPr>
      <w:tabs>
        <w:tab w:val="center" w:pos="4677"/>
        <w:tab w:val="right" w:pos="9355"/>
      </w:tabs>
      <w:spacing w:after="0"/>
    </w:pPr>
  </w:style>
  <w:style w:type="character" w:customStyle="1" w:styleId="a5">
    <w:name w:val="Верхний колонтитул Знак"/>
    <w:basedOn w:val="a1"/>
    <w:link w:val="a4"/>
    <w:uiPriority w:val="99"/>
    <w:rsid w:val="005521D3"/>
  </w:style>
  <w:style w:type="paragraph" w:styleId="a6">
    <w:name w:val="footer"/>
    <w:basedOn w:val="a0"/>
    <w:link w:val="a7"/>
    <w:uiPriority w:val="99"/>
    <w:unhideWhenUsed/>
    <w:rsid w:val="005521D3"/>
    <w:pPr>
      <w:tabs>
        <w:tab w:val="center" w:pos="4677"/>
        <w:tab w:val="right" w:pos="9355"/>
      </w:tabs>
      <w:spacing w:after="0"/>
    </w:pPr>
  </w:style>
  <w:style w:type="character" w:customStyle="1" w:styleId="a7">
    <w:name w:val="Нижний колонтитул Знак"/>
    <w:basedOn w:val="a1"/>
    <w:link w:val="a6"/>
    <w:uiPriority w:val="99"/>
    <w:rsid w:val="005521D3"/>
  </w:style>
  <w:style w:type="table" w:styleId="a8">
    <w:name w:val="Table Grid"/>
    <w:basedOn w:val="a2"/>
    <w:uiPriority w:val="39"/>
    <w:rsid w:val="005521D3"/>
    <w:pPr>
      <w:overflowPunct w:val="0"/>
      <w:autoSpaceDE w:val="0"/>
      <w:autoSpaceDN w:val="0"/>
      <w:adjustRightInd w:val="0"/>
      <w:spacing w:after="0" w:line="240" w:lineRule="auto"/>
      <w:textAlignment w:val="baseline"/>
    </w:pPr>
    <w:rPr>
      <w:rFonts w:ascii="Calibri" w:eastAsia="Times New Roman" w:hAnsi="Calibri" w:cs="Times New Roman"/>
      <w:sz w:val="20"/>
      <w:szCs w:val="20"/>
      <w:lang w:eastAsia="ru-RU"/>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Theme="minorHAnsi" w:hAnsiTheme="minorHAnsi"/>
        <w:b/>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FBFBF" w:themeFill="background1" w:themeFillShade="BF"/>
      </w:tcPr>
    </w:tblStylePr>
  </w:style>
  <w:style w:type="paragraph" w:styleId="a9">
    <w:name w:val="Title"/>
    <w:basedOn w:val="a0"/>
    <w:next w:val="a0"/>
    <w:link w:val="aa"/>
    <w:qFormat/>
    <w:rsid w:val="005521D3"/>
    <w:pPr>
      <w:spacing w:before="120" w:after="120"/>
      <w:contextualSpacing/>
      <w:jc w:val="center"/>
    </w:pPr>
    <w:rPr>
      <w:rFonts w:eastAsiaTheme="majorEastAsia" w:cstheme="majorBidi"/>
      <w:b/>
      <w:spacing w:val="-10"/>
      <w:kern w:val="28"/>
      <w:sz w:val="48"/>
      <w:szCs w:val="56"/>
    </w:rPr>
  </w:style>
  <w:style w:type="character" w:customStyle="1" w:styleId="aa">
    <w:name w:val="Заголовок Знак"/>
    <w:basedOn w:val="a1"/>
    <w:link w:val="a9"/>
    <w:rsid w:val="005521D3"/>
    <w:rPr>
      <w:rFonts w:eastAsiaTheme="majorEastAsia" w:cstheme="majorBidi"/>
      <w:b/>
      <w:spacing w:val="-10"/>
      <w:kern w:val="28"/>
      <w:sz w:val="48"/>
      <w:szCs w:val="56"/>
    </w:rPr>
  </w:style>
  <w:style w:type="character" w:customStyle="1" w:styleId="11">
    <w:name w:val="Заголовок 1 Знак"/>
    <w:basedOn w:val="a1"/>
    <w:link w:val="10"/>
    <w:uiPriority w:val="9"/>
    <w:rsid w:val="00590758"/>
    <w:rPr>
      <w:rFonts w:eastAsiaTheme="majorEastAsia" w:cstheme="majorBidi"/>
      <w:b/>
      <w:color w:val="000000" w:themeColor="text1"/>
      <w:sz w:val="32"/>
      <w:szCs w:val="32"/>
      <w:shd w:val="clear" w:color="auto" w:fill="D9D9D9" w:themeFill="background1" w:themeFillShade="D9"/>
    </w:rPr>
  </w:style>
  <w:style w:type="character" w:customStyle="1" w:styleId="22">
    <w:name w:val="Заголовок 2 Знак"/>
    <w:basedOn w:val="a1"/>
    <w:link w:val="21"/>
    <w:rsid w:val="0097463B"/>
    <w:rPr>
      <w:rFonts w:eastAsiaTheme="majorEastAsia" w:cstheme="majorBidi"/>
      <w:b/>
      <w:color w:val="000000" w:themeColor="text1"/>
      <w:sz w:val="24"/>
      <w:szCs w:val="26"/>
    </w:rPr>
  </w:style>
  <w:style w:type="paragraph" w:customStyle="1" w:styleId="ab">
    <w:name w:val="Таблица"/>
    <w:basedOn w:val="a0"/>
    <w:link w:val="ac"/>
    <w:qFormat/>
    <w:rsid w:val="00B200BF"/>
    <w:pPr>
      <w:spacing w:before="20" w:after="20"/>
    </w:pPr>
    <w:rPr>
      <w:sz w:val="20"/>
    </w:rPr>
  </w:style>
  <w:style w:type="character" w:customStyle="1" w:styleId="31">
    <w:name w:val="Заголовок 3 Знак"/>
    <w:basedOn w:val="a1"/>
    <w:link w:val="30"/>
    <w:uiPriority w:val="9"/>
    <w:rsid w:val="00521E99"/>
    <w:rPr>
      <w:rFonts w:eastAsiaTheme="majorEastAsia" w:cstheme="majorBidi"/>
      <w:b/>
      <w:szCs w:val="20"/>
    </w:rPr>
  </w:style>
  <w:style w:type="character" w:customStyle="1" w:styleId="ac">
    <w:name w:val="Таблица Знак"/>
    <w:basedOn w:val="a1"/>
    <w:link w:val="ab"/>
    <w:rsid w:val="00B200BF"/>
    <w:rPr>
      <w:sz w:val="20"/>
    </w:rPr>
  </w:style>
  <w:style w:type="paragraph" w:styleId="ad">
    <w:name w:val="List Paragraph"/>
    <w:aliases w:val="mcd_гпи_маркиров.список ур.1,Заголовок_3,Use Case List Paragraph,_Список_ненум 2ур,Bullet List,FooterText,numbered,AC List 01,Paragraphe de liste1,lp1,Table-Normal,RSHB_Table-Normal,UL"/>
    <w:basedOn w:val="a0"/>
    <w:link w:val="ae"/>
    <w:uiPriority w:val="34"/>
    <w:qFormat/>
    <w:rsid w:val="00590758"/>
    <w:pPr>
      <w:ind w:left="720"/>
      <w:contextualSpacing/>
    </w:pPr>
  </w:style>
  <w:style w:type="paragraph" w:styleId="af">
    <w:name w:val="Balloon Text"/>
    <w:basedOn w:val="a0"/>
    <w:link w:val="af0"/>
    <w:uiPriority w:val="99"/>
    <w:semiHidden/>
    <w:unhideWhenUsed/>
    <w:rsid w:val="003C05D7"/>
    <w:pPr>
      <w:spacing w:before="0" w:after="0"/>
    </w:pPr>
    <w:rPr>
      <w:rFonts w:ascii="Tahoma" w:hAnsi="Tahoma" w:cs="Tahoma"/>
      <w:sz w:val="16"/>
      <w:szCs w:val="16"/>
    </w:rPr>
  </w:style>
  <w:style w:type="character" w:customStyle="1" w:styleId="af0">
    <w:name w:val="Текст выноски Знак"/>
    <w:basedOn w:val="a1"/>
    <w:link w:val="af"/>
    <w:uiPriority w:val="99"/>
    <w:semiHidden/>
    <w:rsid w:val="003C05D7"/>
    <w:rPr>
      <w:rFonts w:ascii="Tahoma" w:hAnsi="Tahoma" w:cs="Tahoma"/>
      <w:sz w:val="16"/>
      <w:szCs w:val="16"/>
    </w:rPr>
  </w:style>
  <w:style w:type="paragraph" w:styleId="af1">
    <w:name w:val="TOC Heading"/>
    <w:basedOn w:val="10"/>
    <w:next w:val="a0"/>
    <w:uiPriority w:val="39"/>
    <w:unhideWhenUsed/>
    <w:qFormat/>
    <w:rsid w:val="003C7607"/>
    <w:pPr>
      <w:shd w:val="clear" w:color="auto" w:fill="auto"/>
      <w:spacing w:before="480" w:line="276" w:lineRule="auto"/>
      <w:outlineLvl w:val="9"/>
    </w:pPr>
    <w:rPr>
      <w:rFonts w:asciiTheme="majorHAnsi" w:hAnsiTheme="majorHAnsi"/>
      <w:bCs/>
      <w:color w:val="2E74B5" w:themeColor="accent1" w:themeShade="BF"/>
      <w:sz w:val="28"/>
      <w:szCs w:val="28"/>
      <w:lang w:eastAsia="ru-RU"/>
    </w:rPr>
  </w:style>
  <w:style w:type="paragraph" w:styleId="23">
    <w:name w:val="toc 2"/>
    <w:basedOn w:val="a0"/>
    <w:next w:val="a0"/>
    <w:autoRedefine/>
    <w:uiPriority w:val="39"/>
    <w:unhideWhenUsed/>
    <w:rsid w:val="003C7607"/>
    <w:pPr>
      <w:spacing w:after="100"/>
      <w:ind w:left="220"/>
    </w:pPr>
  </w:style>
  <w:style w:type="paragraph" w:styleId="32">
    <w:name w:val="toc 3"/>
    <w:basedOn w:val="a0"/>
    <w:next w:val="a0"/>
    <w:autoRedefine/>
    <w:uiPriority w:val="39"/>
    <w:unhideWhenUsed/>
    <w:rsid w:val="003C7607"/>
    <w:pPr>
      <w:spacing w:after="100"/>
      <w:ind w:left="440"/>
    </w:pPr>
  </w:style>
  <w:style w:type="character" w:styleId="af2">
    <w:name w:val="Hyperlink"/>
    <w:basedOn w:val="a1"/>
    <w:uiPriority w:val="99"/>
    <w:unhideWhenUsed/>
    <w:rsid w:val="003C7607"/>
    <w:rPr>
      <w:color w:val="0563C1" w:themeColor="hyperlink"/>
      <w:u w:val="single"/>
    </w:rPr>
  </w:style>
  <w:style w:type="character" w:customStyle="1" w:styleId="41">
    <w:name w:val="Заголовок 4 Знак"/>
    <w:basedOn w:val="a1"/>
    <w:link w:val="40"/>
    <w:rsid w:val="00DA3BE1"/>
    <w:rPr>
      <w:rFonts w:ascii="Calibri" w:eastAsia="Times New Roman" w:hAnsi="Calibri" w:cs="Times New Roman"/>
      <w:b/>
      <w:bCs/>
      <w:sz w:val="28"/>
      <w:szCs w:val="28"/>
      <w:lang w:eastAsia="ar-SA"/>
    </w:rPr>
  </w:style>
  <w:style w:type="character" w:customStyle="1" w:styleId="50">
    <w:name w:val="Заголовок 5 Знак"/>
    <w:basedOn w:val="a1"/>
    <w:link w:val="5"/>
    <w:rsid w:val="00DA3BE1"/>
    <w:rPr>
      <w:rFonts w:ascii="Calibri" w:eastAsia="Times New Roman" w:hAnsi="Calibri" w:cs="Times New Roman"/>
      <w:b/>
      <w:bCs/>
      <w:i/>
      <w:iCs/>
      <w:sz w:val="26"/>
      <w:szCs w:val="26"/>
      <w:lang w:eastAsia="ar-SA"/>
    </w:rPr>
  </w:style>
  <w:style w:type="character" w:customStyle="1" w:styleId="60">
    <w:name w:val="Заголовок 6 Знак"/>
    <w:basedOn w:val="a1"/>
    <w:link w:val="6"/>
    <w:rsid w:val="00DA3BE1"/>
    <w:rPr>
      <w:rFonts w:ascii="Calibri" w:eastAsia="Times New Roman" w:hAnsi="Calibri" w:cs="Times New Roman"/>
      <w:b/>
      <w:bCs/>
      <w:lang w:eastAsia="ar-SA"/>
    </w:rPr>
  </w:style>
  <w:style w:type="character" w:customStyle="1" w:styleId="70">
    <w:name w:val="Заголовок 7 Знак"/>
    <w:basedOn w:val="a1"/>
    <w:link w:val="7"/>
    <w:rsid w:val="00DA3BE1"/>
    <w:rPr>
      <w:rFonts w:ascii="Calibri" w:eastAsia="Times New Roman" w:hAnsi="Calibri" w:cs="Times New Roman"/>
      <w:sz w:val="20"/>
      <w:szCs w:val="24"/>
      <w:lang w:eastAsia="ar-SA"/>
    </w:rPr>
  </w:style>
  <w:style w:type="character" w:customStyle="1" w:styleId="80">
    <w:name w:val="Заголовок 8 Знак"/>
    <w:basedOn w:val="a1"/>
    <w:link w:val="8"/>
    <w:rsid w:val="00DA3BE1"/>
    <w:rPr>
      <w:rFonts w:ascii="Calibri" w:eastAsia="Times New Roman" w:hAnsi="Calibri" w:cs="Times New Roman"/>
      <w:i/>
      <w:iCs/>
      <w:sz w:val="20"/>
      <w:szCs w:val="24"/>
      <w:lang w:eastAsia="ar-SA"/>
    </w:rPr>
  </w:style>
  <w:style w:type="character" w:customStyle="1" w:styleId="90">
    <w:name w:val="Заголовок 9 Знак"/>
    <w:basedOn w:val="a1"/>
    <w:link w:val="9"/>
    <w:rsid w:val="00DA3BE1"/>
    <w:rPr>
      <w:rFonts w:ascii="Cambria" w:eastAsia="Times New Roman" w:hAnsi="Cambria" w:cs="Times New Roman"/>
      <w:lang w:eastAsia="ar-SA"/>
    </w:rPr>
  </w:style>
  <w:style w:type="paragraph" w:styleId="af3">
    <w:name w:val="Body Text"/>
    <w:basedOn w:val="a0"/>
    <w:link w:val="af4"/>
    <w:autoRedefine/>
    <w:rsid w:val="00DA3BE1"/>
    <w:pPr>
      <w:widowControl w:val="0"/>
      <w:suppressAutoHyphens/>
      <w:spacing w:before="0" w:after="0"/>
    </w:pPr>
    <w:rPr>
      <w:rFonts w:ascii="Arial" w:eastAsia="MS Mincho" w:hAnsi="Arial" w:cs="Arial"/>
      <w:bCs/>
      <w:color w:val="333399"/>
      <w:sz w:val="20"/>
      <w:szCs w:val="20"/>
    </w:rPr>
  </w:style>
  <w:style w:type="character" w:customStyle="1" w:styleId="af4">
    <w:name w:val="Основной текст Знак"/>
    <w:basedOn w:val="a1"/>
    <w:link w:val="af3"/>
    <w:rsid w:val="00DA3BE1"/>
    <w:rPr>
      <w:rFonts w:ascii="Arial" w:eastAsia="MS Mincho" w:hAnsi="Arial" w:cs="Arial"/>
      <w:bCs/>
      <w:color w:val="333399"/>
      <w:sz w:val="20"/>
      <w:szCs w:val="20"/>
    </w:rPr>
  </w:style>
  <w:style w:type="paragraph" w:styleId="af5">
    <w:name w:val="caption"/>
    <w:aliases w:val="_Таблица: Наименование таблицы,табл,Название1,##,Название2"/>
    <w:basedOn w:val="a0"/>
    <w:next w:val="a0"/>
    <w:link w:val="af6"/>
    <w:autoRedefine/>
    <w:uiPriority w:val="11"/>
    <w:qFormat/>
    <w:rsid w:val="00A53570"/>
    <w:pPr>
      <w:keepNext/>
      <w:spacing w:before="120" w:after="120"/>
      <w:jc w:val="both"/>
    </w:pPr>
    <w:rPr>
      <w:rFonts w:ascii="Times New Roman" w:eastAsia="Tahoma" w:hAnsi="Times New Roman" w:cs="Times New Roman"/>
      <w:b/>
      <w:bCs/>
      <w:sz w:val="24"/>
      <w:szCs w:val="24"/>
      <w:lang w:eastAsia="ar-SA"/>
    </w:rPr>
  </w:style>
  <w:style w:type="paragraph" w:customStyle="1" w:styleId="af7">
    <w:name w:val="ШапкаОсн"/>
    <w:rsid w:val="00DA3BE1"/>
    <w:pPr>
      <w:keepLines/>
      <w:suppressLineNumbers/>
      <w:suppressAutoHyphens/>
      <w:spacing w:after="0" w:line="240" w:lineRule="auto"/>
    </w:pPr>
    <w:rPr>
      <w:rFonts w:ascii="Times New Roman" w:eastAsia="Times New Roman" w:hAnsi="Times New Roman" w:cs="Times New Roman"/>
      <w:sz w:val="24"/>
      <w:szCs w:val="20"/>
      <w:lang w:eastAsia="ru-RU"/>
    </w:rPr>
  </w:style>
  <w:style w:type="paragraph" w:customStyle="1" w:styleId="af8">
    <w:name w:val="ШапкаГлавн"/>
    <w:basedOn w:val="af7"/>
    <w:rsid w:val="00DA3BE1"/>
  </w:style>
  <w:style w:type="paragraph" w:styleId="12">
    <w:name w:val="toc 1"/>
    <w:basedOn w:val="a0"/>
    <w:next w:val="a0"/>
    <w:autoRedefine/>
    <w:uiPriority w:val="39"/>
    <w:unhideWhenUsed/>
    <w:rsid w:val="00EB184D"/>
    <w:pPr>
      <w:spacing w:after="100"/>
    </w:pPr>
  </w:style>
  <w:style w:type="paragraph" w:customStyle="1" w:styleId="Default">
    <w:name w:val="Default"/>
    <w:rsid w:val="0068207F"/>
    <w:pPr>
      <w:autoSpaceDE w:val="0"/>
      <w:autoSpaceDN w:val="0"/>
      <w:adjustRightInd w:val="0"/>
      <w:spacing w:after="0" w:line="240" w:lineRule="auto"/>
    </w:pPr>
    <w:rPr>
      <w:rFonts w:ascii="Calibri" w:hAnsi="Calibri" w:cs="Calibri"/>
      <w:color w:val="000000"/>
      <w:sz w:val="24"/>
      <w:szCs w:val="24"/>
    </w:rPr>
  </w:style>
  <w:style w:type="paragraph" w:styleId="af9">
    <w:name w:val="Normal (Web)"/>
    <w:basedOn w:val="a0"/>
    <w:uiPriority w:val="99"/>
    <w:semiHidden/>
    <w:unhideWhenUsed/>
    <w:rsid w:val="00C33464"/>
    <w:pPr>
      <w:spacing w:before="100" w:beforeAutospacing="1" w:after="100" w:afterAutospacing="1"/>
    </w:pPr>
    <w:rPr>
      <w:rFonts w:ascii="Times New Roman" w:eastAsia="Times New Roman" w:hAnsi="Times New Roman" w:cs="Times New Roman"/>
      <w:sz w:val="24"/>
      <w:szCs w:val="24"/>
      <w:lang w:eastAsia="ru-RU"/>
    </w:rPr>
  </w:style>
  <w:style w:type="paragraph" w:customStyle="1" w:styleId="1">
    <w:name w:val="ГА_Заголовок 1"/>
    <w:basedOn w:val="21"/>
    <w:next w:val="a0"/>
    <w:link w:val="13"/>
    <w:rsid w:val="00315955"/>
    <w:pPr>
      <w:keepNext w:val="0"/>
      <w:keepLines w:val="0"/>
      <w:pageBreakBefore/>
      <w:widowControl w:val="0"/>
      <w:numPr>
        <w:numId w:val="2"/>
      </w:numPr>
      <w:tabs>
        <w:tab w:val="right" w:leader="dot" w:pos="9531"/>
      </w:tabs>
      <w:spacing w:before="360" w:after="240" w:line="264" w:lineRule="auto"/>
      <w:outlineLvl w:val="0"/>
    </w:pPr>
    <w:rPr>
      <w:rFonts w:ascii="Times New Roman" w:eastAsia="Calibri" w:hAnsi="Times New Roman" w:cs="Times New Roman"/>
      <w:bCs/>
      <w:color w:val="000000"/>
      <w:sz w:val="28"/>
      <w:szCs w:val="28"/>
      <w:lang w:val="x-none" w:eastAsia="x-none"/>
    </w:rPr>
  </w:style>
  <w:style w:type="paragraph" w:customStyle="1" w:styleId="2">
    <w:name w:val="ГА_Заголовок 2"/>
    <w:basedOn w:val="1"/>
    <w:next w:val="a0"/>
    <w:link w:val="24"/>
    <w:qFormat/>
    <w:rsid w:val="00E11640"/>
    <w:pPr>
      <w:pageBreakBefore w:val="0"/>
      <w:numPr>
        <w:ilvl w:val="1"/>
      </w:numPr>
      <w:tabs>
        <w:tab w:val="clear" w:pos="1004"/>
        <w:tab w:val="left" w:pos="851"/>
        <w:tab w:val="left" w:pos="1134"/>
        <w:tab w:val="left" w:pos="1418"/>
      </w:tabs>
      <w:spacing w:before="240"/>
      <w:ind w:left="1146"/>
      <w:outlineLvl w:val="1"/>
    </w:pPr>
    <w:rPr>
      <w:sz w:val="24"/>
    </w:rPr>
  </w:style>
  <w:style w:type="character" w:customStyle="1" w:styleId="24">
    <w:name w:val="ГА_Заголовок 2 Знак"/>
    <w:link w:val="2"/>
    <w:rsid w:val="00E11640"/>
    <w:rPr>
      <w:rFonts w:ascii="Times New Roman" w:eastAsia="Calibri" w:hAnsi="Times New Roman" w:cs="Times New Roman"/>
      <w:b/>
      <w:bCs/>
      <w:color w:val="000000"/>
      <w:sz w:val="24"/>
      <w:szCs w:val="28"/>
      <w:lang w:val="x-none" w:eastAsia="x-none"/>
    </w:rPr>
  </w:style>
  <w:style w:type="paragraph" w:customStyle="1" w:styleId="4">
    <w:name w:val="ГА_Заголовок 4"/>
    <w:basedOn w:val="2"/>
    <w:next w:val="a0"/>
    <w:qFormat/>
    <w:rsid w:val="00315955"/>
    <w:pPr>
      <w:numPr>
        <w:ilvl w:val="3"/>
      </w:numPr>
      <w:tabs>
        <w:tab w:val="clear" w:pos="1214"/>
        <w:tab w:val="num" w:pos="1356"/>
      </w:tabs>
      <w:spacing w:after="120"/>
      <w:ind w:left="1356"/>
    </w:pPr>
    <w:rPr>
      <w:bCs w:val="0"/>
    </w:rPr>
  </w:style>
  <w:style w:type="paragraph" w:customStyle="1" w:styleId="3">
    <w:name w:val="ГА_Заголовок 3"/>
    <w:basedOn w:val="2"/>
    <w:qFormat/>
    <w:rsid w:val="00315955"/>
    <w:pPr>
      <w:numPr>
        <w:ilvl w:val="2"/>
      </w:numPr>
      <w:tabs>
        <w:tab w:val="num" w:pos="1640"/>
      </w:tabs>
    </w:pPr>
  </w:style>
  <w:style w:type="paragraph" w:customStyle="1" w:styleId="afa">
    <w:name w:val="_Обычный + отступ"/>
    <w:qFormat/>
    <w:rsid w:val="00315955"/>
    <w:pPr>
      <w:spacing w:before="120" w:after="120" w:line="240" w:lineRule="auto"/>
      <w:ind w:firstLine="284"/>
      <w:jc w:val="both"/>
    </w:pPr>
    <w:rPr>
      <w:rFonts w:ascii="Times New Roman" w:eastAsia="Malgun Gothic" w:hAnsi="Times New Roman" w:cs="Times New Roman"/>
      <w:sz w:val="24"/>
      <w:szCs w:val="24"/>
      <w:lang w:eastAsia="ru-RU"/>
    </w:rPr>
  </w:style>
  <w:style w:type="paragraph" w:customStyle="1" w:styleId="20">
    <w:name w:val="Стиль2"/>
    <w:basedOn w:val="4"/>
    <w:qFormat/>
    <w:rsid w:val="00315955"/>
    <w:pPr>
      <w:numPr>
        <w:ilvl w:val="4"/>
      </w:numPr>
      <w:tabs>
        <w:tab w:val="clear" w:pos="9531"/>
      </w:tabs>
    </w:pPr>
  </w:style>
  <w:style w:type="character" w:styleId="afb">
    <w:name w:val="annotation reference"/>
    <w:basedOn w:val="a1"/>
    <w:uiPriority w:val="99"/>
    <w:unhideWhenUsed/>
    <w:rsid w:val="002628C3"/>
    <w:rPr>
      <w:sz w:val="16"/>
      <w:szCs w:val="16"/>
    </w:rPr>
  </w:style>
  <w:style w:type="paragraph" w:styleId="afc">
    <w:name w:val="annotation text"/>
    <w:basedOn w:val="a0"/>
    <w:link w:val="afd"/>
    <w:uiPriority w:val="99"/>
    <w:unhideWhenUsed/>
    <w:rsid w:val="002628C3"/>
    <w:rPr>
      <w:sz w:val="20"/>
      <w:szCs w:val="20"/>
    </w:rPr>
  </w:style>
  <w:style w:type="character" w:customStyle="1" w:styleId="afd">
    <w:name w:val="Текст примечания Знак"/>
    <w:basedOn w:val="a1"/>
    <w:link w:val="afc"/>
    <w:uiPriority w:val="99"/>
    <w:rsid w:val="002628C3"/>
    <w:rPr>
      <w:sz w:val="20"/>
      <w:szCs w:val="20"/>
    </w:rPr>
  </w:style>
  <w:style w:type="paragraph" w:styleId="afe">
    <w:name w:val="annotation subject"/>
    <w:basedOn w:val="afc"/>
    <w:next w:val="afc"/>
    <w:link w:val="aff"/>
    <w:uiPriority w:val="99"/>
    <w:semiHidden/>
    <w:unhideWhenUsed/>
    <w:rsid w:val="002628C3"/>
    <w:rPr>
      <w:b/>
      <w:bCs/>
    </w:rPr>
  </w:style>
  <w:style w:type="character" w:customStyle="1" w:styleId="aff">
    <w:name w:val="Тема примечания Знак"/>
    <w:basedOn w:val="afd"/>
    <w:link w:val="afe"/>
    <w:uiPriority w:val="99"/>
    <w:semiHidden/>
    <w:rsid w:val="002628C3"/>
    <w:rPr>
      <w:b/>
      <w:bCs/>
      <w:sz w:val="20"/>
      <w:szCs w:val="20"/>
    </w:rPr>
  </w:style>
  <w:style w:type="paragraph" w:customStyle="1" w:styleId="aff0">
    <w:name w:val="ГА_Рисунок наименование"/>
    <w:basedOn w:val="a0"/>
    <w:next w:val="a0"/>
    <w:link w:val="aff1"/>
    <w:qFormat/>
    <w:rsid w:val="0067335F"/>
    <w:pPr>
      <w:keepNext/>
      <w:spacing w:before="120"/>
      <w:jc w:val="center"/>
    </w:pPr>
    <w:rPr>
      <w:rFonts w:ascii="Times New Roman" w:eastAsia="Times New Roman" w:hAnsi="Times New Roman" w:cs="Times New Roman"/>
      <w:b/>
      <w:i/>
      <w:color w:val="000000"/>
      <w:sz w:val="20"/>
      <w:szCs w:val="24"/>
      <w:lang w:val="x-none" w:eastAsia="x-none"/>
    </w:rPr>
  </w:style>
  <w:style w:type="character" w:customStyle="1" w:styleId="aff1">
    <w:name w:val="ГА_Рисунок наименование Знак"/>
    <w:link w:val="aff0"/>
    <w:rsid w:val="0067335F"/>
    <w:rPr>
      <w:rFonts w:ascii="Times New Roman" w:eastAsia="Times New Roman" w:hAnsi="Times New Roman" w:cs="Times New Roman"/>
      <w:b/>
      <w:i/>
      <w:color w:val="000000"/>
      <w:sz w:val="20"/>
      <w:szCs w:val="24"/>
      <w:lang w:val="x-none" w:eastAsia="x-none"/>
    </w:rPr>
  </w:style>
  <w:style w:type="character" w:customStyle="1" w:styleId="ae">
    <w:name w:val="Абзац списка Знак"/>
    <w:aliases w:val="mcd_гпи_маркиров.список ур.1 Знак,Заголовок_3 Знак,Use Case List Paragraph Знак,_Список_ненум 2ур Знак,Bullet List Знак,FooterText Знак,numbered Знак,AC List 01 Знак,Paragraphe de liste1 Знак,lp1 Знак,Table-Normal Знак,UL Знак"/>
    <w:link w:val="ad"/>
    <w:uiPriority w:val="34"/>
    <w:rsid w:val="00E574E2"/>
  </w:style>
  <w:style w:type="character" w:customStyle="1" w:styleId="af6">
    <w:name w:val="Название объекта Знак"/>
    <w:aliases w:val="_Таблица: Наименование таблицы Знак,табл Знак,Название1 Знак,## Знак,Название2 Знак"/>
    <w:link w:val="af5"/>
    <w:uiPriority w:val="11"/>
    <w:locked/>
    <w:rsid w:val="00A53570"/>
    <w:rPr>
      <w:rFonts w:ascii="Times New Roman" w:eastAsia="Tahoma" w:hAnsi="Times New Roman" w:cs="Times New Roman"/>
      <w:b/>
      <w:bCs/>
      <w:sz w:val="24"/>
      <w:szCs w:val="24"/>
      <w:lang w:eastAsia="ar-SA"/>
    </w:rPr>
  </w:style>
  <w:style w:type="character" w:styleId="aff2">
    <w:name w:val="Emphasis"/>
    <w:uiPriority w:val="20"/>
    <w:qFormat/>
    <w:rsid w:val="0013705C"/>
    <w:rPr>
      <w:rFonts w:ascii="Segoe UI Light" w:hAnsi="Segoe UI Light" w:cs="Segoe UI Light"/>
      <w:sz w:val="28"/>
    </w:rPr>
  </w:style>
  <w:style w:type="table" w:styleId="14">
    <w:name w:val="Plain Table 1"/>
    <w:basedOn w:val="a2"/>
    <w:uiPriority w:val="41"/>
    <w:rsid w:val="0028737F"/>
    <w:pPr>
      <w:spacing w:after="0" w:line="240" w:lineRule="auto"/>
    </w:pPr>
    <w:rPr>
      <w:rFonts w:ascii="Times New Roman" w:eastAsia="Malgun Gothic" w:hAnsi="Times New Roman" w:cs="Times New Roman"/>
      <w:sz w:val="20"/>
      <w:szCs w:val="20"/>
      <w:lang w:eastAsia="ru-R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
    <w:name w:val="Grid Table 1 Light"/>
    <w:basedOn w:val="a2"/>
    <w:uiPriority w:val="46"/>
    <w:rsid w:val="0028737F"/>
    <w:pPr>
      <w:spacing w:after="0" w:line="240" w:lineRule="auto"/>
    </w:pPr>
    <w:rPr>
      <w:rFonts w:ascii="Times New Roman" w:eastAsia="Malgun Gothic" w:hAnsi="Times New Roman" w:cs="Times New Roman"/>
      <w:sz w:val="20"/>
      <w:szCs w:val="20"/>
      <w:lang w:eastAsia="ru-R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Table">
    <w:name w:val="Body Table"/>
    <w:basedOn w:val="af3"/>
    <w:uiPriority w:val="99"/>
    <w:rsid w:val="001B7F7F"/>
    <w:pPr>
      <w:keepNext/>
      <w:widowControl/>
      <w:suppressAutoHyphens w:val="0"/>
      <w:spacing w:before="120" w:after="120"/>
      <w:ind w:left="227"/>
      <w:jc w:val="both"/>
    </w:pPr>
    <w:rPr>
      <w:rFonts w:ascii="Tahoma" w:eastAsia="Times New Roman" w:hAnsi="Tahoma"/>
      <w:i/>
      <w:color w:val="000000"/>
      <w:sz w:val="18"/>
      <w:szCs w:val="22"/>
    </w:rPr>
  </w:style>
  <w:style w:type="character" w:customStyle="1" w:styleId="13">
    <w:name w:val="ГА_Заголовок 1 Знак"/>
    <w:link w:val="1"/>
    <w:rsid w:val="004F63D1"/>
    <w:rPr>
      <w:rFonts w:ascii="Times New Roman" w:eastAsia="Calibri" w:hAnsi="Times New Roman" w:cs="Times New Roman"/>
      <w:b/>
      <w:bCs/>
      <w:color w:val="000000"/>
      <w:sz w:val="28"/>
      <w:szCs w:val="28"/>
      <w:lang w:val="x-none" w:eastAsia="x-none"/>
    </w:rPr>
  </w:style>
  <w:style w:type="paragraph" w:styleId="aff3">
    <w:name w:val="No Spacing"/>
    <w:uiPriority w:val="1"/>
    <w:qFormat/>
    <w:rsid w:val="00384372"/>
    <w:pPr>
      <w:spacing w:after="0" w:line="240" w:lineRule="auto"/>
    </w:pPr>
    <w:rPr>
      <w:rFonts w:ascii="Segoe UI" w:hAnsi="Segoe UI"/>
      <w:sz w:val="20"/>
    </w:rPr>
  </w:style>
  <w:style w:type="paragraph" w:customStyle="1" w:styleId="aff4">
    <w:name w:val="ГА_Таблица_текст влево"/>
    <w:basedOn w:val="a0"/>
    <w:link w:val="aff5"/>
    <w:qFormat/>
    <w:rsid w:val="00730851"/>
    <w:pPr>
      <w:spacing w:before="120" w:after="120"/>
      <w:jc w:val="right"/>
    </w:pPr>
    <w:rPr>
      <w:rFonts w:ascii="Times New Roman" w:eastAsia="Times New Roman" w:hAnsi="Times New Roman" w:cs="Times New Roman"/>
      <w:b/>
      <w:bCs/>
      <w:i/>
      <w:color w:val="000000"/>
      <w:sz w:val="24"/>
      <w:szCs w:val="24"/>
      <w:lang w:val="x-none" w:eastAsia="x-none"/>
    </w:rPr>
  </w:style>
  <w:style w:type="character" w:customStyle="1" w:styleId="aff5">
    <w:name w:val="ГА_Таблица_текст влево Знак"/>
    <w:link w:val="aff4"/>
    <w:rsid w:val="00730851"/>
    <w:rPr>
      <w:rFonts w:ascii="Times New Roman" w:eastAsia="Times New Roman" w:hAnsi="Times New Roman" w:cs="Times New Roman"/>
      <w:b/>
      <w:bCs/>
      <w:i/>
      <w:color w:val="000000"/>
      <w:sz w:val="24"/>
      <w:szCs w:val="24"/>
      <w:lang w:val="x-none" w:eastAsia="x-none"/>
    </w:rPr>
  </w:style>
  <w:style w:type="paragraph" w:customStyle="1" w:styleId="paragraph">
    <w:name w:val="paragraph"/>
    <w:basedOn w:val="a0"/>
    <w:rsid w:val="009552F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normaltextrun">
    <w:name w:val="normaltextrun"/>
    <w:basedOn w:val="a1"/>
    <w:rsid w:val="009552F6"/>
  </w:style>
  <w:style w:type="character" w:customStyle="1" w:styleId="eop">
    <w:name w:val="eop"/>
    <w:basedOn w:val="a1"/>
    <w:rsid w:val="009552F6"/>
  </w:style>
  <w:style w:type="character" w:customStyle="1" w:styleId="spellingerror">
    <w:name w:val="spellingerror"/>
    <w:basedOn w:val="a1"/>
    <w:rsid w:val="009552F6"/>
  </w:style>
  <w:style w:type="paragraph" w:styleId="aff6">
    <w:name w:val="Revision"/>
    <w:hidden/>
    <w:uiPriority w:val="99"/>
    <w:semiHidden/>
    <w:rsid w:val="00D81722"/>
    <w:pPr>
      <w:spacing w:after="0" w:line="240" w:lineRule="auto"/>
    </w:pPr>
  </w:style>
  <w:style w:type="character" w:customStyle="1" w:styleId="findhit">
    <w:name w:val="findhit"/>
    <w:basedOn w:val="a1"/>
    <w:rsid w:val="000605FA"/>
  </w:style>
  <w:style w:type="table" w:styleId="25">
    <w:name w:val="Plain Table 2"/>
    <w:basedOn w:val="a2"/>
    <w:uiPriority w:val="42"/>
    <w:rsid w:val="00433D93"/>
    <w:pPr>
      <w:spacing w:after="0" w:line="240" w:lineRule="auto"/>
    </w:pPr>
    <w:rPr>
      <w:rFonts w:ascii="Times New Roman" w:eastAsia="Malgun Gothic" w:hAnsi="Times New Roman" w:cs="Times New Roman"/>
      <w:sz w:val="20"/>
      <w:szCs w:val="20"/>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Штамп"/>
    <w:basedOn w:val="a0"/>
    <w:rsid w:val="00CC0D0D"/>
    <w:pPr>
      <w:jc w:val="center"/>
    </w:pPr>
    <w:rPr>
      <w:rFonts w:ascii="Times New Roman" w:eastAsia="Times New Roman" w:hAnsi="Times New Roman" w:cs="Times New Roman"/>
      <w:bCs/>
      <w:noProof/>
      <w:color w:val="000000"/>
      <w:sz w:val="18"/>
      <w:szCs w:val="24"/>
    </w:rPr>
  </w:style>
  <w:style w:type="numbering" w:customStyle="1" w:styleId="a">
    <w:name w:val="_Список.Ненумерованный"/>
    <w:uiPriority w:val="99"/>
    <w:rsid w:val="007B153B"/>
    <w:pPr>
      <w:numPr>
        <w:numId w:val="16"/>
      </w:numPr>
    </w:pPr>
  </w:style>
  <w:style w:type="character" w:styleId="aff8">
    <w:name w:val="Mention"/>
    <w:basedOn w:val="a1"/>
    <w:uiPriority w:val="99"/>
    <w:unhideWhenUsed/>
    <w:rsid w:val="006F366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3321">
      <w:bodyDiv w:val="1"/>
      <w:marLeft w:val="0"/>
      <w:marRight w:val="0"/>
      <w:marTop w:val="0"/>
      <w:marBottom w:val="0"/>
      <w:divBdr>
        <w:top w:val="none" w:sz="0" w:space="0" w:color="auto"/>
        <w:left w:val="none" w:sz="0" w:space="0" w:color="auto"/>
        <w:bottom w:val="none" w:sz="0" w:space="0" w:color="auto"/>
        <w:right w:val="none" w:sz="0" w:space="0" w:color="auto"/>
      </w:divBdr>
      <w:divsChild>
        <w:div w:id="746806645">
          <w:marLeft w:val="0"/>
          <w:marRight w:val="0"/>
          <w:marTop w:val="0"/>
          <w:marBottom w:val="0"/>
          <w:divBdr>
            <w:top w:val="none" w:sz="0" w:space="0" w:color="auto"/>
            <w:left w:val="none" w:sz="0" w:space="0" w:color="auto"/>
            <w:bottom w:val="none" w:sz="0" w:space="0" w:color="auto"/>
            <w:right w:val="none" w:sz="0" w:space="0" w:color="auto"/>
          </w:divBdr>
          <w:divsChild>
            <w:div w:id="1335187076">
              <w:marLeft w:val="0"/>
              <w:marRight w:val="0"/>
              <w:marTop w:val="30"/>
              <w:marBottom w:val="30"/>
              <w:divBdr>
                <w:top w:val="none" w:sz="0" w:space="0" w:color="auto"/>
                <w:left w:val="none" w:sz="0" w:space="0" w:color="auto"/>
                <w:bottom w:val="none" w:sz="0" w:space="0" w:color="auto"/>
                <w:right w:val="none" w:sz="0" w:space="0" w:color="auto"/>
              </w:divBdr>
              <w:divsChild>
                <w:div w:id="89938233">
                  <w:marLeft w:val="0"/>
                  <w:marRight w:val="0"/>
                  <w:marTop w:val="0"/>
                  <w:marBottom w:val="0"/>
                  <w:divBdr>
                    <w:top w:val="none" w:sz="0" w:space="0" w:color="auto"/>
                    <w:left w:val="none" w:sz="0" w:space="0" w:color="auto"/>
                    <w:bottom w:val="none" w:sz="0" w:space="0" w:color="auto"/>
                    <w:right w:val="none" w:sz="0" w:space="0" w:color="auto"/>
                  </w:divBdr>
                  <w:divsChild>
                    <w:div w:id="1184435378">
                      <w:marLeft w:val="0"/>
                      <w:marRight w:val="0"/>
                      <w:marTop w:val="0"/>
                      <w:marBottom w:val="0"/>
                      <w:divBdr>
                        <w:top w:val="none" w:sz="0" w:space="0" w:color="auto"/>
                        <w:left w:val="none" w:sz="0" w:space="0" w:color="auto"/>
                        <w:bottom w:val="none" w:sz="0" w:space="0" w:color="auto"/>
                        <w:right w:val="none" w:sz="0" w:space="0" w:color="auto"/>
                      </w:divBdr>
                    </w:div>
                  </w:divsChild>
                </w:div>
                <w:div w:id="276760817">
                  <w:marLeft w:val="0"/>
                  <w:marRight w:val="0"/>
                  <w:marTop w:val="0"/>
                  <w:marBottom w:val="0"/>
                  <w:divBdr>
                    <w:top w:val="none" w:sz="0" w:space="0" w:color="auto"/>
                    <w:left w:val="none" w:sz="0" w:space="0" w:color="auto"/>
                    <w:bottom w:val="none" w:sz="0" w:space="0" w:color="auto"/>
                    <w:right w:val="none" w:sz="0" w:space="0" w:color="auto"/>
                  </w:divBdr>
                  <w:divsChild>
                    <w:div w:id="2121027737">
                      <w:marLeft w:val="0"/>
                      <w:marRight w:val="0"/>
                      <w:marTop w:val="0"/>
                      <w:marBottom w:val="0"/>
                      <w:divBdr>
                        <w:top w:val="none" w:sz="0" w:space="0" w:color="auto"/>
                        <w:left w:val="none" w:sz="0" w:space="0" w:color="auto"/>
                        <w:bottom w:val="none" w:sz="0" w:space="0" w:color="auto"/>
                        <w:right w:val="none" w:sz="0" w:space="0" w:color="auto"/>
                      </w:divBdr>
                    </w:div>
                  </w:divsChild>
                </w:div>
                <w:div w:id="293559317">
                  <w:marLeft w:val="0"/>
                  <w:marRight w:val="0"/>
                  <w:marTop w:val="0"/>
                  <w:marBottom w:val="0"/>
                  <w:divBdr>
                    <w:top w:val="none" w:sz="0" w:space="0" w:color="auto"/>
                    <w:left w:val="none" w:sz="0" w:space="0" w:color="auto"/>
                    <w:bottom w:val="none" w:sz="0" w:space="0" w:color="auto"/>
                    <w:right w:val="none" w:sz="0" w:space="0" w:color="auto"/>
                  </w:divBdr>
                  <w:divsChild>
                    <w:div w:id="524635272">
                      <w:marLeft w:val="0"/>
                      <w:marRight w:val="0"/>
                      <w:marTop w:val="0"/>
                      <w:marBottom w:val="0"/>
                      <w:divBdr>
                        <w:top w:val="none" w:sz="0" w:space="0" w:color="auto"/>
                        <w:left w:val="none" w:sz="0" w:space="0" w:color="auto"/>
                        <w:bottom w:val="none" w:sz="0" w:space="0" w:color="auto"/>
                        <w:right w:val="none" w:sz="0" w:space="0" w:color="auto"/>
                      </w:divBdr>
                    </w:div>
                  </w:divsChild>
                </w:div>
                <w:div w:id="477768434">
                  <w:marLeft w:val="0"/>
                  <w:marRight w:val="0"/>
                  <w:marTop w:val="0"/>
                  <w:marBottom w:val="0"/>
                  <w:divBdr>
                    <w:top w:val="none" w:sz="0" w:space="0" w:color="auto"/>
                    <w:left w:val="none" w:sz="0" w:space="0" w:color="auto"/>
                    <w:bottom w:val="none" w:sz="0" w:space="0" w:color="auto"/>
                    <w:right w:val="none" w:sz="0" w:space="0" w:color="auto"/>
                  </w:divBdr>
                  <w:divsChild>
                    <w:div w:id="49807724">
                      <w:marLeft w:val="0"/>
                      <w:marRight w:val="0"/>
                      <w:marTop w:val="0"/>
                      <w:marBottom w:val="0"/>
                      <w:divBdr>
                        <w:top w:val="none" w:sz="0" w:space="0" w:color="auto"/>
                        <w:left w:val="none" w:sz="0" w:space="0" w:color="auto"/>
                        <w:bottom w:val="none" w:sz="0" w:space="0" w:color="auto"/>
                        <w:right w:val="none" w:sz="0" w:space="0" w:color="auto"/>
                      </w:divBdr>
                    </w:div>
                  </w:divsChild>
                </w:div>
                <w:div w:id="534734903">
                  <w:marLeft w:val="0"/>
                  <w:marRight w:val="0"/>
                  <w:marTop w:val="0"/>
                  <w:marBottom w:val="0"/>
                  <w:divBdr>
                    <w:top w:val="none" w:sz="0" w:space="0" w:color="auto"/>
                    <w:left w:val="none" w:sz="0" w:space="0" w:color="auto"/>
                    <w:bottom w:val="none" w:sz="0" w:space="0" w:color="auto"/>
                    <w:right w:val="none" w:sz="0" w:space="0" w:color="auto"/>
                  </w:divBdr>
                  <w:divsChild>
                    <w:div w:id="331183710">
                      <w:marLeft w:val="0"/>
                      <w:marRight w:val="0"/>
                      <w:marTop w:val="0"/>
                      <w:marBottom w:val="0"/>
                      <w:divBdr>
                        <w:top w:val="none" w:sz="0" w:space="0" w:color="auto"/>
                        <w:left w:val="none" w:sz="0" w:space="0" w:color="auto"/>
                        <w:bottom w:val="none" w:sz="0" w:space="0" w:color="auto"/>
                        <w:right w:val="none" w:sz="0" w:space="0" w:color="auto"/>
                      </w:divBdr>
                    </w:div>
                  </w:divsChild>
                </w:div>
                <w:div w:id="752045630">
                  <w:marLeft w:val="0"/>
                  <w:marRight w:val="0"/>
                  <w:marTop w:val="0"/>
                  <w:marBottom w:val="0"/>
                  <w:divBdr>
                    <w:top w:val="none" w:sz="0" w:space="0" w:color="auto"/>
                    <w:left w:val="none" w:sz="0" w:space="0" w:color="auto"/>
                    <w:bottom w:val="none" w:sz="0" w:space="0" w:color="auto"/>
                    <w:right w:val="none" w:sz="0" w:space="0" w:color="auto"/>
                  </w:divBdr>
                  <w:divsChild>
                    <w:div w:id="34816596">
                      <w:marLeft w:val="0"/>
                      <w:marRight w:val="0"/>
                      <w:marTop w:val="0"/>
                      <w:marBottom w:val="0"/>
                      <w:divBdr>
                        <w:top w:val="none" w:sz="0" w:space="0" w:color="auto"/>
                        <w:left w:val="none" w:sz="0" w:space="0" w:color="auto"/>
                        <w:bottom w:val="none" w:sz="0" w:space="0" w:color="auto"/>
                        <w:right w:val="none" w:sz="0" w:space="0" w:color="auto"/>
                      </w:divBdr>
                    </w:div>
                  </w:divsChild>
                </w:div>
                <w:div w:id="794445611">
                  <w:marLeft w:val="0"/>
                  <w:marRight w:val="0"/>
                  <w:marTop w:val="0"/>
                  <w:marBottom w:val="0"/>
                  <w:divBdr>
                    <w:top w:val="none" w:sz="0" w:space="0" w:color="auto"/>
                    <w:left w:val="none" w:sz="0" w:space="0" w:color="auto"/>
                    <w:bottom w:val="none" w:sz="0" w:space="0" w:color="auto"/>
                    <w:right w:val="none" w:sz="0" w:space="0" w:color="auto"/>
                  </w:divBdr>
                  <w:divsChild>
                    <w:div w:id="888951838">
                      <w:marLeft w:val="0"/>
                      <w:marRight w:val="0"/>
                      <w:marTop w:val="0"/>
                      <w:marBottom w:val="0"/>
                      <w:divBdr>
                        <w:top w:val="none" w:sz="0" w:space="0" w:color="auto"/>
                        <w:left w:val="none" w:sz="0" w:space="0" w:color="auto"/>
                        <w:bottom w:val="none" w:sz="0" w:space="0" w:color="auto"/>
                        <w:right w:val="none" w:sz="0" w:space="0" w:color="auto"/>
                      </w:divBdr>
                    </w:div>
                  </w:divsChild>
                </w:div>
                <w:div w:id="861437650">
                  <w:marLeft w:val="0"/>
                  <w:marRight w:val="0"/>
                  <w:marTop w:val="0"/>
                  <w:marBottom w:val="0"/>
                  <w:divBdr>
                    <w:top w:val="none" w:sz="0" w:space="0" w:color="auto"/>
                    <w:left w:val="none" w:sz="0" w:space="0" w:color="auto"/>
                    <w:bottom w:val="none" w:sz="0" w:space="0" w:color="auto"/>
                    <w:right w:val="none" w:sz="0" w:space="0" w:color="auto"/>
                  </w:divBdr>
                  <w:divsChild>
                    <w:div w:id="919486930">
                      <w:marLeft w:val="0"/>
                      <w:marRight w:val="0"/>
                      <w:marTop w:val="0"/>
                      <w:marBottom w:val="0"/>
                      <w:divBdr>
                        <w:top w:val="none" w:sz="0" w:space="0" w:color="auto"/>
                        <w:left w:val="none" w:sz="0" w:space="0" w:color="auto"/>
                        <w:bottom w:val="none" w:sz="0" w:space="0" w:color="auto"/>
                        <w:right w:val="none" w:sz="0" w:space="0" w:color="auto"/>
                      </w:divBdr>
                    </w:div>
                  </w:divsChild>
                </w:div>
                <w:div w:id="878589581">
                  <w:marLeft w:val="0"/>
                  <w:marRight w:val="0"/>
                  <w:marTop w:val="0"/>
                  <w:marBottom w:val="0"/>
                  <w:divBdr>
                    <w:top w:val="none" w:sz="0" w:space="0" w:color="auto"/>
                    <w:left w:val="none" w:sz="0" w:space="0" w:color="auto"/>
                    <w:bottom w:val="none" w:sz="0" w:space="0" w:color="auto"/>
                    <w:right w:val="none" w:sz="0" w:space="0" w:color="auto"/>
                  </w:divBdr>
                  <w:divsChild>
                    <w:div w:id="149490156">
                      <w:marLeft w:val="0"/>
                      <w:marRight w:val="0"/>
                      <w:marTop w:val="0"/>
                      <w:marBottom w:val="0"/>
                      <w:divBdr>
                        <w:top w:val="none" w:sz="0" w:space="0" w:color="auto"/>
                        <w:left w:val="none" w:sz="0" w:space="0" w:color="auto"/>
                        <w:bottom w:val="none" w:sz="0" w:space="0" w:color="auto"/>
                        <w:right w:val="none" w:sz="0" w:space="0" w:color="auto"/>
                      </w:divBdr>
                    </w:div>
                  </w:divsChild>
                </w:div>
                <w:div w:id="917834751">
                  <w:marLeft w:val="0"/>
                  <w:marRight w:val="0"/>
                  <w:marTop w:val="0"/>
                  <w:marBottom w:val="0"/>
                  <w:divBdr>
                    <w:top w:val="none" w:sz="0" w:space="0" w:color="auto"/>
                    <w:left w:val="none" w:sz="0" w:space="0" w:color="auto"/>
                    <w:bottom w:val="none" w:sz="0" w:space="0" w:color="auto"/>
                    <w:right w:val="none" w:sz="0" w:space="0" w:color="auto"/>
                  </w:divBdr>
                  <w:divsChild>
                    <w:div w:id="1023941689">
                      <w:marLeft w:val="0"/>
                      <w:marRight w:val="0"/>
                      <w:marTop w:val="0"/>
                      <w:marBottom w:val="0"/>
                      <w:divBdr>
                        <w:top w:val="none" w:sz="0" w:space="0" w:color="auto"/>
                        <w:left w:val="none" w:sz="0" w:space="0" w:color="auto"/>
                        <w:bottom w:val="none" w:sz="0" w:space="0" w:color="auto"/>
                        <w:right w:val="none" w:sz="0" w:space="0" w:color="auto"/>
                      </w:divBdr>
                    </w:div>
                  </w:divsChild>
                </w:div>
                <w:div w:id="1299602876">
                  <w:marLeft w:val="0"/>
                  <w:marRight w:val="0"/>
                  <w:marTop w:val="0"/>
                  <w:marBottom w:val="0"/>
                  <w:divBdr>
                    <w:top w:val="none" w:sz="0" w:space="0" w:color="auto"/>
                    <w:left w:val="none" w:sz="0" w:space="0" w:color="auto"/>
                    <w:bottom w:val="none" w:sz="0" w:space="0" w:color="auto"/>
                    <w:right w:val="none" w:sz="0" w:space="0" w:color="auto"/>
                  </w:divBdr>
                  <w:divsChild>
                    <w:div w:id="740375615">
                      <w:marLeft w:val="0"/>
                      <w:marRight w:val="0"/>
                      <w:marTop w:val="0"/>
                      <w:marBottom w:val="0"/>
                      <w:divBdr>
                        <w:top w:val="none" w:sz="0" w:space="0" w:color="auto"/>
                        <w:left w:val="none" w:sz="0" w:space="0" w:color="auto"/>
                        <w:bottom w:val="none" w:sz="0" w:space="0" w:color="auto"/>
                        <w:right w:val="none" w:sz="0" w:space="0" w:color="auto"/>
                      </w:divBdr>
                    </w:div>
                  </w:divsChild>
                </w:div>
                <w:div w:id="1336108519">
                  <w:marLeft w:val="0"/>
                  <w:marRight w:val="0"/>
                  <w:marTop w:val="0"/>
                  <w:marBottom w:val="0"/>
                  <w:divBdr>
                    <w:top w:val="none" w:sz="0" w:space="0" w:color="auto"/>
                    <w:left w:val="none" w:sz="0" w:space="0" w:color="auto"/>
                    <w:bottom w:val="none" w:sz="0" w:space="0" w:color="auto"/>
                    <w:right w:val="none" w:sz="0" w:space="0" w:color="auto"/>
                  </w:divBdr>
                  <w:divsChild>
                    <w:div w:id="1088233066">
                      <w:marLeft w:val="0"/>
                      <w:marRight w:val="0"/>
                      <w:marTop w:val="0"/>
                      <w:marBottom w:val="0"/>
                      <w:divBdr>
                        <w:top w:val="none" w:sz="0" w:space="0" w:color="auto"/>
                        <w:left w:val="none" w:sz="0" w:space="0" w:color="auto"/>
                        <w:bottom w:val="none" w:sz="0" w:space="0" w:color="auto"/>
                        <w:right w:val="none" w:sz="0" w:space="0" w:color="auto"/>
                      </w:divBdr>
                    </w:div>
                  </w:divsChild>
                </w:div>
                <w:div w:id="1411075171">
                  <w:marLeft w:val="0"/>
                  <w:marRight w:val="0"/>
                  <w:marTop w:val="0"/>
                  <w:marBottom w:val="0"/>
                  <w:divBdr>
                    <w:top w:val="none" w:sz="0" w:space="0" w:color="auto"/>
                    <w:left w:val="none" w:sz="0" w:space="0" w:color="auto"/>
                    <w:bottom w:val="none" w:sz="0" w:space="0" w:color="auto"/>
                    <w:right w:val="none" w:sz="0" w:space="0" w:color="auto"/>
                  </w:divBdr>
                  <w:divsChild>
                    <w:div w:id="45883006">
                      <w:marLeft w:val="0"/>
                      <w:marRight w:val="0"/>
                      <w:marTop w:val="0"/>
                      <w:marBottom w:val="0"/>
                      <w:divBdr>
                        <w:top w:val="none" w:sz="0" w:space="0" w:color="auto"/>
                        <w:left w:val="none" w:sz="0" w:space="0" w:color="auto"/>
                        <w:bottom w:val="none" w:sz="0" w:space="0" w:color="auto"/>
                        <w:right w:val="none" w:sz="0" w:space="0" w:color="auto"/>
                      </w:divBdr>
                    </w:div>
                  </w:divsChild>
                </w:div>
                <w:div w:id="1554075789">
                  <w:marLeft w:val="0"/>
                  <w:marRight w:val="0"/>
                  <w:marTop w:val="0"/>
                  <w:marBottom w:val="0"/>
                  <w:divBdr>
                    <w:top w:val="none" w:sz="0" w:space="0" w:color="auto"/>
                    <w:left w:val="none" w:sz="0" w:space="0" w:color="auto"/>
                    <w:bottom w:val="none" w:sz="0" w:space="0" w:color="auto"/>
                    <w:right w:val="none" w:sz="0" w:space="0" w:color="auto"/>
                  </w:divBdr>
                  <w:divsChild>
                    <w:div w:id="1322999910">
                      <w:marLeft w:val="0"/>
                      <w:marRight w:val="0"/>
                      <w:marTop w:val="0"/>
                      <w:marBottom w:val="0"/>
                      <w:divBdr>
                        <w:top w:val="none" w:sz="0" w:space="0" w:color="auto"/>
                        <w:left w:val="none" w:sz="0" w:space="0" w:color="auto"/>
                        <w:bottom w:val="none" w:sz="0" w:space="0" w:color="auto"/>
                        <w:right w:val="none" w:sz="0" w:space="0" w:color="auto"/>
                      </w:divBdr>
                    </w:div>
                  </w:divsChild>
                </w:div>
                <w:div w:id="1554347814">
                  <w:marLeft w:val="0"/>
                  <w:marRight w:val="0"/>
                  <w:marTop w:val="0"/>
                  <w:marBottom w:val="0"/>
                  <w:divBdr>
                    <w:top w:val="none" w:sz="0" w:space="0" w:color="auto"/>
                    <w:left w:val="none" w:sz="0" w:space="0" w:color="auto"/>
                    <w:bottom w:val="none" w:sz="0" w:space="0" w:color="auto"/>
                    <w:right w:val="none" w:sz="0" w:space="0" w:color="auto"/>
                  </w:divBdr>
                  <w:divsChild>
                    <w:div w:id="1245644266">
                      <w:marLeft w:val="0"/>
                      <w:marRight w:val="0"/>
                      <w:marTop w:val="0"/>
                      <w:marBottom w:val="0"/>
                      <w:divBdr>
                        <w:top w:val="none" w:sz="0" w:space="0" w:color="auto"/>
                        <w:left w:val="none" w:sz="0" w:space="0" w:color="auto"/>
                        <w:bottom w:val="none" w:sz="0" w:space="0" w:color="auto"/>
                        <w:right w:val="none" w:sz="0" w:space="0" w:color="auto"/>
                      </w:divBdr>
                    </w:div>
                  </w:divsChild>
                </w:div>
                <w:div w:id="1701197289">
                  <w:marLeft w:val="0"/>
                  <w:marRight w:val="0"/>
                  <w:marTop w:val="0"/>
                  <w:marBottom w:val="0"/>
                  <w:divBdr>
                    <w:top w:val="none" w:sz="0" w:space="0" w:color="auto"/>
                    <w:left w:val="none" w:sz="0" w:space="0" w:color="auto"/>
                    <w:bottom w:val="none" w:sz="0" w:space="0" w:color="auto"/>
                    <w:right w:val="none" w:sz="0" w:space="0" w:color="auto"/>
                  </w:divBdr>
                  <w:divsChild>
                    <w:div w:id="1661959216">
                      <w:marLeft w:val="0"/>
                      <w:marRight w:val="0"/>
                      <w:marTop w:val="0"/>
                      <w:marBottom w:val="0"/>
                      <w:divBdr>
                        <w:top w:val="none" w:sz="0" w:space="0" w:color="auto"/>
                        <w:left w:val="none" w:sz="0" w:space="0" w:color="auto"/>
                        <w:bottom w:val="none" w:sz="0" w:space="0" w:color="auto"/>
                        <w:right w:val="none" w:sz="0" w:space="0" w:color="auto"/>
                      </w:divBdr>
                    </w:div>
                  </w:divsChild>
                </w:div>
                <w:div w:id="1777019401">
                  <w:marLeft w:val="0"/>
                  <w:marRight w:val="0"/>
                  <w:marTop w:val="0"/>
                  <w:marBottom w:val="0"/>
                  <w:divBdr>
                    <w:top w:val="none" w:sz="0" w:space="0" w:color="auto"/>
                    <w:left w:val="none" w:sz="0" w:space="0" w:color="auto"/>
                    <w:bottom w:val="none" w:sz="0" w:space="0" w:color="auto"/>
                    <w:right w:val="none" w:sz="0" w:space="0" w:color="auto"/>
                  </w:divBdr>
                  <w:divsChild>
                    <w:div w:id="1615862031">
                      <w:marLeft w:val="0"/>
                      <w:marRight w:val="0"/>
                      <w:marTop w:val="0"/>
                      <w:marBottom w:val="0"/>
                      <w:divBdr>
                        <w:top w:val="none" w:sz="0" w:space="0" w:color="auto"/>
                        <w:left w:val="none" w:sz="0" w:space="0" w:color="auto"/>
                        <w:bottom w:val="none" w:sz="0" w:space="0" w:color="auto"/>
                        <w:right w:val="none" w:sz="0" w:space="0" w:color="auto"/>
                      </w:divBdr>
                    </w:div>
                  </w:divsChild>
                </w:div>
                <w:div w:id="2029330771">
                  <w:marLeft w:val="0"/>
                  <w:marRight w:val="0"/>
                  <w:marTop w:val="0"/>
                  <w:marBottom w:val="0"/>
                  <w:divBdr>
                    <w:top w:val="none" w:sz="0" w:space="0" w:color="auto"/>
                    <w:left w:val="none" w:sz="0" w:space="0" w:color="auto"/>
                    <w:bottom w:val="none" w:sz="0" w:space="0" w:color="auto"/>
                    <w:right w:val="none" w:sz="0" w:space="0" w:color="auto"/>
                  </w:divBdr>
                  <w:divsChild>
                    <w:div w:id="852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061497">
          <w:marLeft w:val="0"/>
          <w:marRight w:val="0"/>
          <w:marTop w:val="0"/>
          <w:marBottom w:val="0"/>
          <w:divBdr>
            <w:top w:val="none" w:sz="0" w:space="0" w:color="auto"/>
            <w:left w:val="none" w:sz="0" w:space="0" w:color="auto"/>
            <w:bottom w:val="none" w:sz="0" w:space="0" w:color="auto"/>
            <w:right w:val="none" w:sz="0" w:space="0" w:color="auto"/>
          </w:divBdr>
        </w:div>
      </w:divsChild>
    </w:div>
    <w:div w:id="49351646">
      <w:bodyDiv w:val="1"/>
      <w:marLeft w:val="0"/>
      <w:marRight w:val="0"/>
      <w:marTop w:val="0"/>
      <w:marBottom w:val="0"/>
      <w:divBdr>
        <w:top w:val="none" w:sz="0" w:space="0" w:color="auto"/>
        <w:left w:val="none" w:sz="0" w:space="0" w:color="auto"/>
        <w:bottom w:val="none" w:sz="0" w:space="0" w:color="auto"/>
        <w:right w:val="none" w:sz="0" w:space="0" w:color="auto"/>
      </w:divBdr>
    </w:div>
    <w:div w:id="260652696">
      <w:bodyDiv w:val="1"/>
      <w:marLeft w:val="0"/>
      <w:marRight w:val="0"/>
      <w:marTop w:val="0"/>
      <w:marBottom w:val="0"/>
      <w:divBdr>
        <w:top w:val="none" w:sz="0" w:space="0" w:color="auto"/>
        <w:left w:val="none" w:sz="0" w:space="0" w:color="auto"/>
        <w:bottom w:val="none" w:sz="0" w:space="0" w:color="auto"/>
        <w:right w:val="none" w:sz="0" w:space="0" w:color="auto"/>
      </w:divBdr>
    </w:div>
    <w:div w:id="317464187">
      <w:bodyDiv w:val="1"/>
      <w:marLeft w:val="0"/>
      <w:marRight w:val="0"/>
      <w:marTop w:val="0"/>
      <w:marBottom w:val="0"/>
      <w:divBdr>
        <w:top w:val="none" w:sz="0" w:space="0" w:color="auto"/>
        <w:left w:val="none" w:sz="0" w:space="0" w:color="auto"/>
        <w:bottom w:val="none" w:sz="0" w:space="0" w:color="auto"/>
        <w:right w:val="none" w:sz="0" w:space="0" w:color="auto"/>
      </w:divBdr>
      <w:divsChild>
        <w:div w:id="1128737771">
          <w:marLeft w:val="0"/>
          <w:marRight w:val="0"/>
          <w:marTop w:val="0"/>
          <w:marBottom w:val="0"/>
          <w:divBdr>
            <w:top w:val="none" w:sz="0" w:space="0" w:color="auto"/>
            <w:left w:val="none" w:sz="0" w:space="0" w:color="auto"/>
            <w:bottom w:val="none" w:sz="0" w:space="0" w:color="auto"/>
            <w:right w:val="none" w:sz="0" w:space="0" w:color="auto"/>
          </w:divBdr>
        </w:div>
        <w:div w:id="1640261110">
          <w:marLeft w:val="0"/>
          <w:marRight w:val="0"/>
          <w:marTop w:val="0"/>
          <w:marBottom w:val="0"/>
          <w:divBdr>
            <w:top w:val="none" w:sz="0" w:space="0" w:color="auto"/>
            <w:left w:val="none" w:sz="0" w:space="0" w:color="auto"/>
            <w:bottom w:val="none" w:sz="0" w:space="0" w:color="auto"/>
            <w:right w:val="none" w:sz="0" w:space="0" w:color="auto"/>
          </w:divBdr>
        </w:div>
        <w:div w:id="968785630">
          <w:marLeft w:val="0"/>
          <w:marRight w:val="0"/>
          <w:marTop w:val="0"/>
          <w:marBottom w:val="0"/>
          <w:divBdr>
            <w:top w:val="none" w:sz="0" w:space="0" w:color="auto"/>
            <w:left w:val="none" w:sz="0" w:space="0" w:color="auto"/>
            <w:bottom w:val="none" w:sz="0" w:space="0" w:color="auto"/>
            <w:right w:val="none" w:sz="0" w:space="0" w:color="auto"/>
          </w:divBdr>
        </w:div>
        <w:div w:id="718241064">
          <w:marLeft w:val="0"/>
          <w:marRight w:val="0"/>
          <w:marTop w:val="0"/>
          <w:marBottom w:val="0"/>
          <w:divBdr>
            <w:top w:val="none" w:sz="0" w:space="0" w:color="auto"/>
            <w:left w:val="none" w:sz="0" w:space="0" w:color="auto"/>
            <w:bottom w:val="none" w:sz="0" w:space="0" w:color="auto"/>
            <w:right w:val="none" w:sz="0" w:space="0" w:color="auto"/>
          </w:divBdr>
        </w:div>
      </w:divsChild>
    </w:div>
    <w:div w:id="449713537">
      <w:bodyDiv w:val="1"/>
      <w:marLeft w:val="0"/>
      <w:marRight w:val="0"/>
      <w:marTop w:val="0"/>
      <w:marBottom w:val="0"/>
      <w:divBdr>
        <w:top w:val="none" w:sz="0" w:space="0" w:color="auto"/>
        <w:left w:val="none" w:sz="0" w:space="0" w:color="auto"/>
        <w:bottom w:val="none" w:sz="0" w:space="0" w:color="auto"/>
        <w:right w:val="none" w:sz="0" w:space="0" w:color="auto"/>
      </w:divBdr>
    </w:div>
    <w:div w:id="538129873">
      <w:bodyDiv w:val="1"/>
      <w:marLeft w:val="0"/>
      <w:marRight w:val="0"/>
      <w:marTop w:val="0"/>
      <w:marBottom w:val="0"/>
      <w:divBdr>
        <w:top w:val="none" w:sz="0" w:space="0" w:color="auto"/>
        <w:left w:val="none" w:sz="0" w:space="0" w:color="auto"/>
        <w:bottom w:val="none" w:sz="0" w:space="0" w:color="auto"/>
        <w:right w:val="none" w:sz="0" w:space="0" w:color="auto"/>
      </w:divBdr>
      <w:divsChild>
        <w:div w:id="233585689">
          <w:marLeft w:val="547"/>
          <w:marRight w:val="0"/>
          <w:marTop w:val="0"/>
          <w:marBottom w:val="0"/>
          <w:divBdr>
            <w:top w:val="none" w:sz="0" w:space="0" w:color="auto"/>
            <w:left w:val="none" w:sz="0" w:space="0" w:color="auto"/>
            <w:bottom w:val="none" w:sz="0" w:space="0" w:color="auto"/>
            <w:right w:val="none" w:sz="0" w:space="0" w:color="auto"/>
          </w:divBdr>
        </w:div>
        <w:div w:id="999769462">
          <w:marLeft w:val="547"/>
          <w:marRight w:val="0"/>
          <w:marTop w:val="0"/>
          <w:marBottom w:val="0"/>
          <w:divBdr>
            <w:top w:val="none" w:sz="0" w:space="0" w:color="auto"/>
            <w:left w:val="none" w:sz="0" w:space="0" w:color="auto"/>
            <w:bottom w:val="none" w:sz="0" w:space="0" w:color="auto"/>
            <w:right w:val="none" w:sz="0" w:space="0" w:color="auto"/>
          </w:divBdr>
        </w:div>
        <w:div w:id="1942907506">
          <w:marLeft w:val="547"/>
          <w:marRight w:val="0"/>
          <w:marTop w:val="0"/>
          <w:marBottom w:val="0"/>
          <w:divBdr>
            <w:top w:val="none" w:sz="0" w:space="0" w:color="auto"/>
            <w:left w:val="none" w:sz="0" w:space="0" w:color="auto"/>
            <w:bottom w:val="none" w:sz="0" w:space="0" w:color="auto"/>
            <w:right w:val="none" w:sz="0" w:space="0" w:color="auto"/>
          </w:divBdr>
        </w:div>
      </w:divsChild>
    </w:div>
    <w:div w:id="723600263">
      <w:bodyDiv w:val="1"/>
      <w:marLeft w:val="0"/>
      <w:marRight w:val="0"/>
      <w:marTop w:val="0"/>
      <w:marBottom w:val="0"/>
      <w:divBdr>
        <w:top w:val="none" w:sz="0" w:space="0" w:color="auto"/>
        <w:left w:val="none" w:sz="0" w:space="0" w:color="auto"/>
        <w:bottom w:val="none" w:sz="0" w:space="0" w:color="auto"/>
        <w:right w:val="none" w:sz="0" w:space="0" w:color="auto"/>
      </w:divBdr>
      <w:divsChild>
        <w:div w:id="59444260">
          <w:marLeft w:val="720"/>
          <w:marRight w:val="0"/>
          <w:marTop w:val="0"/>
          <w:marBottom w:val="0"/>
          <w:divBdr>
            <w:top w:val="none" w:sz="0" w:space="0" w:color="auto"/>
            <w:left w:val="none" w:sz="0" w:space="0" w:color="auto"/>
            <w:bottom w:val="none" w:sz="0" w:space="0" w:color="auto"/>
            <w:right w:val="none" w:sz="0" w:space="0" w:color="auto"/>
          </w:divBdr>
        </w:div>
        <w:div w:id="341324092">
          <w:marLeft w:val="720"/>
          <w:marRight w:val="0"/>
          <w:marTop w:val="0"/>
          <w:marBottom w:val="0"/>
          <w:divBdr>
            <w:top w:val="none" w:sz="0" w:space="0" w:color="auto"/>
            <w:left w:val="none" w:sz="0" w:space="0" w:color="auto"/>
            <w:bottom w:val="none" w:sz="0" w:space="0" w:color="auto"/>
            <w:right w:val="none" w:sz="0" w:space="0" w:color="auto"/>
          </w:divBdr>
        </w:div>
        <w:div w:id="1102143977">
          <w:marLeft w:val="720"/>
          <w:marRight w:val="0"/>
          <w:marTop w:val="0"/>
          <w:marBottom w:val="0"/>
          <w:divBdr>
            <w:top w:val="none" w:sz="0" w:space="0" w:color="auto"/>
            <w:left w:val="none" w:sz="0" w:space="0" w:color="auto"/>
            <w:bottom w:val="none" w:sz="0" w:space="0" w:color="auto"/>
            <w:right w:val="none" w:sz="0" w:space="0" w:color="auto"/>
          </w:divBdr>
        </w:div>
        <w:div w:id="1329136060">
          <w:marLeft w:val="720"/>
          <w:marRight w:val="0"/>
          <w:marTop w:val="0"/>
          <w:marBottom w:val="0"/>
          <w:divBdr>
            <w:top w:val="none" w:sz="0" w:space="0" w:color="auto"/>
            <w:left w:val="none" w:sz="0" w:space="0" w:color="auto"/>
            <w:bottom w:val="none" w:sz="0" w:space="0" w:color="auto"/>
            <w:right w:val="none" w:sz="0" w:space="0" w:color="auto"/>
          </w:divBdr>
        </w:div>
        <w:div w:id="1545747333">
          <w:marLeft w:val="720"/>
          <w:marRight w:val="0"/>
          <w:marTop w:val="0"/>
          <w:marBottom w:val="0"/>
          <w:divBdr>
            <w:top w:val="none" w:sz="0" w:space="0" w:color="auto"/>
            <w:left w:val="none" w:sz="0" w:space="0" w:color="auto"/>
            <w:bottom w:val="none" w:sz="0" w:space="0" w:color="auto"/>
            <w:right w:val="none" w:sz="0" w:space="0" w:color="auto"/>
          </w:divBdr>
        </w:div>
        <w:div w:id="1896627295">
          <w:marLeft w:val="720"/>
          <w:marRight w:val="0"/>
          <w:marTop w:val="0"/>
          <w:marBottom w:val="0"/>
          <w:divBdr>
            <w:top w:val="none" w:sz="0" w:space="0" w:color="auto"/>
            <w:left w:val="none" w:sz="0" w:space="0" w:color="auto"/>
            <w:bottom w:val="none" w:sz="0" w:space="0" w:color="auto"/>
            <w:right w:val="none" w:sz="0" w:space="0" w:color="auto"/>
          </w:divBdr>
        </w:div>
        <w:div w:id="1934775852">
          <w:marLeft w:val="720"/>
          <w:marRight w:val="0"/>
          <w:marTop w:val="0"/>
          <w:marBottom w:val="0"/>
          <w:divBdr>
            <w:top w:val="none" w:sz="0" w:space="0" w:color="auto"/>
            <w:left w:val="none" w:sz="0" w:space="0" w:color="auto"/>
            <w:bottom w:val="none" w:sz="0" w:space="0" w:color="auto"/>
            <w:right w:val="none" w:sz="0" w:space="0" w:color="auto"/>
          </w:divBdr>
        </w:div>
      </w:divsChild>
    </w:div>
    <w:div w:id="749621302">
      <w:bodyDiv w:val="1"/>
      <w:marLeft w:val="0"/>
      <w:marRight w:val="0"/>
      <w:marTop w:val="0"/>
      <w:marBottom w:val="0"/>
      <w:divBdr>
        <w:top w:val="none" w:sz="0" w:space="0" w:color="auto"/>
        <w:left w:val="none" w:sz="0" w:space="0" w:color="auto"/>
        <w:bottom w:val="none" w:sz="0" w:space="0" w:color="auto"/>
        <w:right w:val="none" w:sz="0" w:space="0" w:color="auto"/>
      </w:divBdr>
    </w:div>
    <w:div w:id="775292732">
      <w:bodyDiv w:val="1"/>
      <w:marLeft w:val="0"/>
      <w:marRight w:val="0"/>
      <w:marTop w:val="0"/>
      <w:marBottom w:val="0"/>
      <w:divBdr>
        <w:top w:val="none" w:sz="0" w:space="0" w:color="auto"/>
        <w:left w:val="none" w:sz="0" w:space="0" w:color="auto"/>
        <w:bottom w:val="none" w:sz="0" w:space="0" w:color="auto"/>
        <w:right w:val="none" w:sz="0" w:space="0" w:color="auto"/>
      </w:divBdr>
    </w:div>
    <w:div w:id="888689090">
      <w:bodyDiv w:val="1"/>
      <w:marLeft w:val="0"/>
      <w:marRight w:val="0"/>
      <w:marTop w:val="0"/>
      <w:marBottom w:val="0"/>
      <w:divBdr>
        <w:top w:val="none" w:sz="0" w:space="0" w:color="auto"/>
        <w:left w:val="none" w:sz="0" w:space="0" w:color="auto"/>
        <w:bottom w:val="none" w:sz="0" w:space="0" w:color="auto"/>
        <w:right w:val="none" w:sz="0" w:space="0" w:color="auto"/>
      </w:divBdr>
      <w:divsChild>
        <w:div w:id="211503345">
          <w:marLeft w:val="0"/>
          <w:marRight w:val="0"/>
          <w:marTop w:val="0"/>
          <w:marBottom w:val="0"/>
          <w:divBdr>
            <w:top w:val="none" w:sz="0" w:space="0" w:color="auto"/>
            <w:left w:val="none" w:sz="0" w:space="0" w:color="auto"/>
            <w:bottom w:val="none" w:sz="0" w:space="0" w:color="auto"/>
            <w:right w:val="none" w:sz="0" w:space="0" w:color="auto"/>
          </w:divBdr>
        </w:div>
        <w:div w:id="1060208460">
          <w:marLeft w:val="0"/>
          <w:marRight w:val="0"/>
          <w:marTop w:val="0"/>
          <w:marBottom w:val="0"/>
          <w:divBdr>
            <w:top w:val="none" w:sz="0" w:space="0" w:color="auto"/>
            <w:left w:val="none" w:sz="0" w:space="0" w:color="auto"/>
            <w:bottom w:val="none" w:sz="0" w:space="0" w:color="auto"/>
            <w:right w:val="none" w:sz="0" w:space="0" w:color="auto"/>
          </w:divBdr>
        </w:div>
        <w:div w:id="1963345099">
          <w:marLeft w:val="0"/>
          <w:marRight w:val="0"/>
          <w:marTop w:val="0"/>
          <w:marBottom w:val="0"/>
          <w:divBdr>
            <w:top w:val="none" w:sz="0" w:space="0" w:color="auto"/>
            <w:left w:val="none" w:sz="0" w:space="0" w:color="auto"/>
            <w:bottom w:val="none" w:sz="0" w:space="0" w:color="auto"/>
            <w:right w:val="none" w:sz="0" w:space="0" w:color="auto"/>
          </w:divBdr>
        </w:div>
      </w:divsChild>
    </w:div>
    <w:div w:id="1074015706">
      <w:bodyDiv w:val="1"/>
      <w:marLeft w:val="0"/>
      <w:marRight w:val="0"/>
      <w:marTop w:val="0"/>
      <w:marBottom w:val="0"/>
      <w:divBdr>
        <w:top w:val="none" w:sz="0" w:space="0" w:color="auto"/>
        <w:left w:val="none" w:sz="0" w:space="0" w:color="auto"/>
        <w:bottom w:val="none" w:sz="0" w:space="0" w:color="auto"/>
        <w:right w:val="none" w:sz="0" w:space="0" w:color="auto"/>
      </w:divBdr>
      <w:divsChild>
        <w:div w:id="1597708885">
          <w:marLeft w:val="255"/>
          <w:marRight w:val="255"/>
          <w:marTop w:val="300"/>
          <w:marBottom w:val="300"/>
          <w:divBdr>
            <w:top w:val="none" w:sz="0" w:space="0" w:color="auto"/>
            <w:left w:val="none" w:sz="0" w:space="0" w:color="auto"/>
            <w:bottom w:val="none" w:sz="0" w:space="0" w:color="auto"/>
            <w:right w:val="none" w:sz="0" w:space="0" w:color="auto"/>
          </w:divBdr>
        </w:div>
      </w:divsChild>
    </w:div>
    <w:div w:id="1080365750">
      <w:bodyDiv w:val="1"/>
      <w:marLeft w:val="0"/>
      <w:marRight w:val="0"/>
      <w:marTop w:val="0"/>
      <w:marBottom w:val="0"/>
      <w:divBdr>
        <w:top w:val="none" w:sz="0" w:space="0" w:color="auto"/>
        <w:left w:val="none" w:sz="0" w:space="0" w:color="auto"/>
        <w:bottom w:val="none" w:sz="0" w:space="0" w:color="auto"/>
        <w:right w:val="none" w:sz="0" w:space="0" w:color="auto"/>
      </w:divBdr>
      <w:divsChild>
        <w:div w:id="534082790">
          <w:marLeft w:val="0"/>
          <w:marRight w:val="0"/>
          <w:marTop w:val="0"/>
          <w:marBottom w:val="0"/>
          <w:divBdr>
            <w:top w:val="none" w:sz="0" w:space="0" w:color="auto"/>
            <w:left w:val="none" w:sz="0" w:space="0" w:color="auto"/>
            <w:bottom w:val="none" w:sz="0" w:space="0" w:color="auto"/>
            <w:right w:val="none" w:sz="0" w:space="0" w:color="auto"/>
          </w:divBdr>
        </w:div>
      </w:divsChild>
    </w:div>
    <w:div w:id="1101953315">
      <w:bodyDiv w:val="1"/>
      <w:marLeft w:val="0"/>
      <w:marRight w:val="0"/>
      <w:marTop w:val="0"/>
      <w:marBottom w:val="0"/>
      <w:divBdr>
        <w:top w:val="none" w:sz="0" w:space="0" w:color="auto"/>
        <w:left w:val="none" w:sz="0" w:space="0" w:color="auto"/>
        <w:bottom w:val="none" w:sz="0" w:space="0" w:color="auto"/>
        <w:right w:val="none" w:sz="0" w:space="0" w:color="auto"/>
      </w:divBdr>
    </w:div>
    <w:div w:id="1190030589">
      <w:bodyDiv w:val="1"/>
      <w:marLeft w:val="0"/>
      <w:marRight w:val="0"/>
      <w:marTop w:val="0"/>
      <w:marBottom w:val="0"/>
      <w:divBdr>
        <w:top w:val="none" w:sz="0" w:space="0" w:color="auto"/>
        <w:left w:val="none" w:sz="0" w:space="0" w:color="auto"/>
        <w:bottom w:val="none" w:sz="0" w:space="0" w:color="auto"/>
        <w:right w:val="none" w:sz="0" w:space="0" w:color="auto"/>
      </w:divBdr>
      <w:divsChild>
        <w:div w:id="928729682">
          <w:marLeft w:val="0"/>
          <w:marRight w:val="0"/>
          <w:marTop w:val="0"/>
          <w:marBottom w:val="0"/>
          <w:divBdr>
            <w:top w:val="none" w:sz="0" w:space="0" w:color="auto"/>
            <w:left w:val="none" w:sz="0" w:space="0" w:color="auto"/>
            <w:bottom w:val="none" w:sz="0" w:space="0" w:color="auto"/>
            <w:right w:val="none" w:sz="0" w:space="0" w:color="auto"/>
          </w:divBdr>
        </w:div>
      </w:divsChild>
    </w:div>
    <w:div w:id="1264534354">
      <w:bodyDiv w:val="1"/>
      <w:marLeft w:val="0"/>
      <w:marRight w:val="0"/>
      <w:marTop w:val="0"/>
      <w:marBottom w:val="0"/>
      <w:divBdr>
        <w:top w:val="none" w:sz="0" w:space="0" w:color="auto"/>
        <w:left w:val="none" w:sz="0" w:space="0" w:color="auto"/>
        <w:bottom w:val="none" w:sz="0" w:space="0" w:color="auto"/>
        <w:right w:val="none" w:sz="0" w:space="0" w:color="auto"/>
      </w:divBdr>
    </w:div>
    <w:div w:id="1486244420">
      <w:bodyDiv w:val="1"/>
      <w:marLeft w:val="0"/>
      <w:marRight w:val="0"/>
      <w:marTop w:val="0"/>
      <w:marBottom w:val="0"/>
      <w:divBdr>
        <w:top w:val="none" w:sz="0" w:space="0" w:color="auto"/>
        <w:left w:val="none" w:sz="0" w:space="0" w:color="auto"/>
        <w:bottom w:val="none" w:sz="0" w:space="0" w:color="auto"/>
        <w:right w:val="none" w:sz="0" w:space="0" w:color="auto"/>
      </w:divBdr>
    </w:div>
    <w:div w:id="1571883842">
      <w:bodyDiv w:val="1"/>
      <w:marLeft w:val="0"/>
      <w:marRight w:val="0"/>
      <w:marTop w:val="0"/>
      <w:marBottom w:val="0"/>
      <w:divBdr>
        <w:top w:val="none" w:sz="0" w:space="0" w:color="auto"/>
        <w:left w:val="none" w:sz="0" w:space="0" w:color="auto"/>
        <w:bottom w:val="none" w:sz="0" w:space="0" w:color="auto"/>
        <w:right w:val="none" w:sz="0" w:space="0" w:color="auto"/>
      </w:divBdr>
    </w:div>
    <w:div w:id="1873301553">
      <w:bodyDiv w:val="1"/>
      <w:marLeft w:val="0"/>
      <w:marRight w:val="0"/>
      <w:marTop w:val="0"/>
      <w:marBottom w:val="0"/>
      <w:divBdr>
        <w:top w:val="none" w:sz="0" w:space="0" w:color="auto"/>
        <w:left w:val="none" w:sz="0" w:space="0" w:color="auto"/>
        <w:bottom w:val="none" w:sz="0" w:space="0" w:color="auto"/>
        <w:right w:val="none" w:sz="0" w:space="0" w:color="auto"/>
      </w:divBdr>
    </w:div>
    <w:div w:id="1893272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package" Target="embeddings/Microsoft_Visio_Drawing4.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microsoft.com/office/2011/relationships/commentsExtended" Target="commentsExtended.xml"/><Relationship Id="rId41" Type="http://schemas.openxmlformats.org/officeDocument/2006/relationships/image" Target="media/image1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u.wikipedia.org/wiki/%D0%9E%D1%80%D0%B3%D0%B0%D0%BD%D0%B8%D0%B7%D0%B0%D1%86%D0%B8%D1%8F" TargetMode="External"/><Relationship Id="rId24" Type="http://schemas.openxmlformats.org/officeDocument/2006/relationships/image" Target="media/image7.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comments" Target="comments.xml"/><Relationship Id="rId36" Type="http://schemas.openxmlformats.org/officeDocument/2006/relationships/image" Target="media/image14.png"/><Relationship Id="rId49" Type="http://schemas.openxmlformats.org/officeDocument/2006/relationships/customXml" Target="ink/ink1.xm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package" Target="embeddings/Microsoft_Visio_Drawing3.vsdx"/><Relationship Id="rId31" Type="http://schemas.microsoft.com/office/2018/08/relationships/commentsExtensible" Target="commentsExtensible.xml"/><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png"/><Relationship Id="rId30" Type="http://schemas.microsoft.com/office/2016/09/relationships/commentsIds" Target="commentsIds.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3T11:32:17.2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8DFE2A260E9C4BADA26542552DE2BF" ma:contentTypeVersion="6" ma:contentTypeDescription="Создание документа." ma:contentTypeScope="" ma:versionID="5c3d3160304a7bdc6c33d7d8a7426691">
  <xsd:schema xmlns:xsd="http://www.w3.org/2001/XMLSchema" xmlns:xs="http://www.w3.org/2001/XMLSchema" xmlns:p="http://schemas.microsoft.com/office/2006/metadata/properties" xmlns:ns2="768c0bcf-1b27-408a-b71c-8ca022313432" targetNamespace="http://schemas.microsoft.com/office/2006/metadata/properties" ma:root="true" ma:fieldsID="7b34995ee31767381853891bda08a743" ns2:_="">
    <xsd:import namespace="768c0bcf-1b27-408a-b71c-8ca02231343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8c0bcf-1b27-408a-b71c-8ca0223134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8187F-A97E-44A9-944A-0BBC8AE23611}">
  <ds:schemaRefs>
    <ds:schemaRef ds:uri="http://schemas.microsoft.com/sharepoint/v3/contenttype/forms"/>
  </ds:schemaRefs>
</ds:datastoreItem>
</file>

<file path=customXml/itemProps2.xml><?xml version="1.0" encoding="utf-8"?>
<ds:datastoreItem xmlns:ds="http://schemas.openxmlformats.org/officeDocument/2006/customXml" ds:itemID="{2A8A3F8A-497B-48C0-87CE-3B990B3E6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8c0bcf-1b27-408a-b71c-8ca0223134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664CA7-FBB1-4320-97A8-42434A94138B}">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768c0bcf-1b27-408a-b71c-8ca022313432"/>
    <ds:schemaRef ds:uri="http://www.w3.org/XML/1998/namespace"/>
  </ds:schemaRefs>
</ds:datastoreItem>
</file>

<file path=customXml/itemProps4.xml><?xml version="1.0" encoding="utf-8"?>
<ds:datastoreItem xmlns:ds="http://schemas.openxmlformats.org/officeDocument/2006/customXml" ds:itemID="{A2F1271D-B064-4A28-8257-1DAFB553E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9284</Words>
  <Characters>52920</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X5 Retail Group</Company>
  <LinksUpToDate>false</LinksUpToDate>
  <CharactersWithSpaces>62080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Koshelev, Sergey</dc:creator>
  <cp:keywords/>
  <dc:description/>
  <cp:lastModifiedBy>Инна Карелина</cp:lastModifiedBy>
  <cp:revision>2</cp:revision>
  <dcterms:created xsi:type="dcterms:W3CDTF">2021-08-11T13:47:00Z</dcterms:created>
  <dcterms:modified xsi:type="dcterms:W3CDTF">2021-08-11T13:47:00Z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0x010100D28DFE2A260E9C4BADA26542552DE2BF</vt:lpwstr>
  </property>
</Properties>
</file>